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4C6FD" w14:textId="77777777" w:rsidR="00CC3CB0" w:rsidRDefault="00000000">
      <w:pPr>
        <w:pStyle w:val="1"/>
        <w:spacing w:after="240"/>
        <w:ind w:left="0"/>
        <w:jc w:val="center"/>
        <w:rPr>
          <w:sz w:val="36"/>
          <w:szCs w:val="32"/>
        </w:rPr>
      </w:pPr>
      <w:bookmarkStart w:id="0" w:name="_Toc92888653"/>
      <w:bookmarkStart w:id="1" w:name="_Toc133976598"/>
      <w:bookmarkStart w:id="2" w:name="_Toc283806175"/>
      <w:r>
        <w:rPr>
          <w:rFonts w:hint="eastAsia"/>
          <w:sz w:val="36"/>
          <w:szCs w:val="32"/>
          <w:lang w:eastAsia="zh-CN"/>
        </w:rPr>
        <w:t>IT</w:t>
      </w:r>
      <w:r>
        <w:rPr>
          <w:sz w:val="36"/>
          <w:szCs w:val="32"/>
          <w:lang w:eastAsia="zh-CN"/>
        </w:rPr>
        <w:t xml:space="preserve"> </w:t>
      </w:r>
      <w:r>
        <w:rPr>
          <w:rFonts w:hint="eastAsia"/>
          <w:sz w:val="36"/>
          <w:szCs w:val="32"/>
          <w:lang w:eastAsia="zh-CN"/>
        </w:rPr>
        <w:t>Project</w:t>
      </w:r>
      <w:r>
        <w:rPr>
          <w:sz w:val="36"/>
          <w:szCs w:val="32"/>
        </w:rPr>
        <w:t xml:space="preserve"> </w:t>
      </w:r>
      <w:r>
        <w:rPr>
          <w:rFonts w:hint="eastAsia"/>
          <w:sz w:val="36"/>
          <w:szCs w:val="32"/>
        </w:rPr>
        <w:t>Statement</w:t>
      </w:r>
      <w:r>
        <w:rPr>
          <w:sz w:val="36"/>
          <w:szCs w:val="32"/>
        </w:rPr>
        <w:t xml:space="preserve"> </w:t>
      </w:r>
      <w:r>
        <w:rPr>
          <w:rFonts w:hint="eastAsia"/>
          <w:sz w:val="36"/>
          <w:szCs w:val="32"/>
        </w:rPr>
        <w:t>of</w:t>
      </w:r>
      <w:r>
        <w:rPr>
          <w:sz w:val="36"/>
          <w:szCs w:val="32"/>
        </w:rPr>
        <w:t xml:space="preserve"> </w:t>
      </w:r>
      <w:r>
        <w:rPr>
          <w:rFonts w:hint="eastAsia"/>
          <w:sz w:val="36"/>
          <w:szCs w:val="32"/>
        </w:rPr>
        <w:t>Requirement</w:t>
      </w:r>
      <w:r>
        <w:rPr>
          <w:sz w:val="36"/>
          <w:szCs w:val="32"/>
        </w:rPr>
        <w:t xml:space="preserve"> (SOR)</w:t>
      </w:r>
      <w:r>
        <w:rPr>
          <w:rFonts w:hint="eastAsia"/>
          <w:sz w:val="36"/>
          <w:szCs w:val="32"/>
          <w:lang w:eastAsia="zh-CN"/>
        </w:rPr>
        <w:t>Template</w:t>
      </w:r>
      <w:bookmarkEnd w:id="0"/>
    </w:p>
    <w:tbl>
      <w:tblPr>
        <w:tblW w:w="10080" w:type="dxa"/>
        <w:tblInd w:w="-112"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1264"/>
        <w:gridCol w:w="1813"/>
        <w:gridCol w:w="7003"/>
      </w:tblGrid>
      <w:tr w:rsidR="00CC3CB0" w14:paraId="0A44C701" w14:textId="77777777">
        <w:tc>
          <w:tcPr>
            <w:tcW w:w="1264" w:type="dxa"/>
            <w:tcBorders>
              <w:top w:val="single" w:sz="4" w:space="0" w:color="auto"/>
              <w:left w:val="single" w:sz="4" w:space="0" w:color="auto"/>
              <w:bottom w:val="single" w:sz="4" w:space="0" w:color="auto"/>
              <w:right w:val="single" w:sz="4" w:space="0" w:color="auto"/>
            </w:tcBorders>
            <w:shd w:val="solid" w:color="auto" w:fill="auto"/>
          </w:tcPr>
          <w:p w14:paraId="0A44C6FE" w14:textId="77777777" w:rsidR="00CC3CB0" w:rsidRDefault="00000000">
            <w:pPr>
              <w:pStyle w:val="ab"/>
              <w:tabs>
                <w:tab w:val="left" w:pos="720"/>
              </w:tabs>
              <w:jc w:val="center"/>
              <w:rPr>
                <w:rFonts w:eastAsia="等线"/>
                <w:sz w:val="20"/>
                <w:szCs w:val="20"/>
              </w:rPr>
            </w:pPr>
            <w:r>
              <w:rPr>
                <w:rFonts w:eastAsia="等线"/>
                <w:sz w:val="20"/>
              </w:rPr>
              <w:t>Revision</w:t>
            </w:r>
          </w:p>
        </w:tc>
        <w:tc>
          <w:tcPr>
            <w:tcW w:w="1813" w:type="dxa"/>
            <w:tcBorders>
              <w:top w:val="single" w:sz="4" w:space="0" w:color="auto"/>
              <w:left w:val="single" w:sz="4" w:space="0" w:color="auto"/>
              <w:bottom w:val="single" w:sz="4" w:space="0" w:color="auto"/>
              <w:right w:val="single" w:sz="4" w:space="0" w:color="auto"/>
            </w:tcBorders>
            <w:shd w:val="solid" w:color="auto" w:fill="auto"/>
          </w:tcPr>
          <w:p w14:paraId="0A44C6FF" w14:textId="77777777" w:rsidR="00CC3CB0" w:rsidRDefault="00000000">
            <w:pPr>
              <w:pStyle w:val="ab"/>
              <w:tabs>
                <w:tab w:val="left" w:pos="720"/>
              </w:tabs>
              <w:jc w:val="center"/>
              <w:rPr>
                <w:rFonts w:eastAsia="等线"/>
                <w:sz w:val="20"/>
              </w:rPr>
            </w:pPr>
            <w:r>
              <w:rPr>
                <w:rFonts w:eastAsia="等线"/>
                <w:sz w:val="20"/>
              </w:rPr>
              <w:t>Release Date</w:t>
            </w:r>
          </w:p>
        </w:tc>
        <w:tc>
          <w:tcPr>
            <w:tcW w:w="7003" w:type="dxa"/>
            <w:tcBorders>
              <w:top w:val="single" w:sz="4" w:space="0" w:color="auto"/>
              <w:left w:val="single" w:sz="4" w:space="0" w:color="auto"/>
              <w:bottom w:val="single" w:sz="4" w:space="0" w:color="auto"/>
              <w:right w:val="single" w:sz="4" w:space="0" w:color="auto"/>
            </w:tcBorders>
            <w:shd w:val="solid" w:color="auto" w:fill="auto"/>
          </w:tcPr>
          <w:p w14:paraId="0A44C700" w14:textId="77777777" w:rsidR="00CC3CB0" w:rsidRDefault="00000000">
            <w:pPr>
              <w:pStyle w:val="ab"/>
              <w:tabs>
                <w:tab w:val="left" w:pos="720"/>
              </w:tabs>
              <w:jc w:val="center"/>
              <w:rPr>
                <w:rFonts w:eastAsia="等线"/>
                <w:sz w:val="20"/>
              </w:rPr>
            </w:pPr>
            <w:r>
              <w:rPr>
                <w:rFonts w:eastAsia="等线"/>
                <w:sz w:val="20"/>
              </w:rPr>
              <w:t>Description of Changes</w:t>
            </w:r>
          </w:p>
        </w:tc>
      </w:tr>
      <w:tr w:rsidR="00CC3CB0" w14:paraId="0A44C705" w14:textId="77777777">
        <w:tc>
          <w:tcPr>
            <w:tcW w:w="1264" w:type="dxa"/>
            <w:tcBorders>
              <w:top w:val="single" w:sz="4" w:space="0" w:color="auto"/>
              <w:left w:val="single" w:sz="4" w:space="0" w:color="auto"/>
              <w:bottom w:val="single" w:sz="4" w:space="0" w:color="auto"/>
              <w:right w:val="single" w:sz="4" w:space="0" w:color="000000"/>
            </w:tcBorders>
          </w:tcPr>
          <w:p w14:paraId="0A44C702" w14:textId="77777777" w:rsidR="00CC3CB0" w:rsidRDefault="00000000">
            <w:pPr>
              <w:pStyle w:val="ab"/>
              <w:tabs>
                <w:tab w:val="left" w:pos="720"/>
              </w:tabs>
              <w:jc w:val="center"/>
              <w:rPr>
                <w:rFonts w:eastAsia="等线"/>
                <w:sz w:val="20"/>
              </w:rPr>
            </w:pPr>
            <w:r>
              <w:rPr>
                <w:rFonts w:eastAsia="等线"/>
                <w:b/>
                <w:sz w:val="20"/>
              </w:rPr>
              <w:t>01</w:t>
            </w:r>
          </w:p>
        </w:tc>
        <w:tc>
          <w:tcPr>
            <w:tcW w:w="1813" w:type="dxa"/>
            <w:tcBorders>
              <w:top w:val="single" w:sz="4" w:space="0" w:color="auto"/>
              <w:left w:val="single" w:sz="4" w:space="0" w:color="000000"/>
              <w:bottom w:val="single" w:sz="4" w:space="0" w:color="auto"/>
              <w:right w:val="single" w:sz="4" w:space="0" w:color="000000"/>
            </w:tcBorders>
          </w:tcPr>
          <w:p w14:paraId="0A44C703" w14:textId="77777777" w:rsidR="00CC3CB0" w:rsidRDefault="00000000">
            <w:pPr>
              <w:pStyle w:val="ab"/>
              <w:tabs>
                <w:tab w:val="left" w:pos="720"/>
              </w:tabs>
              <w:jc w:val="center"/>
              <w:rPr>
                <w:rFonts w:eastAsia="等线"/>
                <w:b/>
                <w:sz w:val="20"/>
              </w:rPr>
            </w:pPr>
            <w:r>
              <w:rPr>
                <w:rFonts w:eastAsia="等线"/>
                <w:b/>
                <w:sz w:val="20"/>
              </w:rPr>
              <w:t>01-Mar-2021</w:t>
            </w:r>
          </w:p>
        </w:tc>
        <w:tc>
          <w:tcPr>
            <w:tcW w:w="7003" w:type="dxa"/>
            <w:tcBorders>
              <w:top w:val="single" w:sz="4" w:space="0" w:color="auto"/>
              <w:left w:val="single" w:sz="4" w:space="0" w:color="000000"/>
              <w:bottom w:val="single" w:sz="4" w:space="0" w:color="auto"/>
              <w:right w:val="single" w:sz="4" w:space="0" w:color="auto"/>
            </w:tcBorders>
          </w:tcPr>
          <w:p w14:paraId="0A44C704" w14:textId="77777777" w:rsidR="00CC3CB0" w:rsidRDefault="00000000">
            <w:pPr>
              <w:pStyle w:val="ab"/>
              <w:tabs>
                <w:tab w:val="left" w:pos="360"/>
              </w:tabs>
              <w:ind w:left="360" w:hanging="360"/>
              <w:rPr>
                <w:rFonts w:eastAsia="等线"/>
                <w:b/>
                <w:sz w:val="20"/>
              </w:rPr>
            </w:pPr>
            <w:r>
              <w:rPr>
                <w:rFonts w:ascii="Calibri" w:eastAsia="等线" w:hAnsi="Calibri"/>
                <w:b/>
                <w:sz w:val="20"/>
              </w:rPr>
              <w:t>Initial release</w:t>
            </w:r>
          </w:p>
        </w:tc>
      </w:tr>
    </w:tbl>
    <w:p w14:paraId="0A44C706" w14:textId="77777777" w:rsidR="00CC3CB0" w:rsidRDefault="00CC3CB0"/>
    <w:tbl>
      <w:tblPr>
        <w:tblW w:w="10080" w:type="dxa"/>
        <w:tblInd w:w="-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7"/>
        <w:gridCol w:w="3673"/>
        <w:gridCol w:w="3330"/>
      </w:tblGrid>
      <w:tr w:rsidR="00CC3CB0" w14:paraId="0A44C709" w14:textId="77777777">
        <w:trPr>
          <w:cantSplit/>
        </w:trPr>
        <w:tc>
          <w:tcPr>
            <w:tcW w:w="3077" w:type="dxa"/>
            <w:tcBorders>
              <w:top w:val="single" w:sz="4" w:space="0" w:color="auto"/>
              <w:left w:val="single" w:sz="4" w:space="0" w:color="auto"/>
              <w:bottom w:val="single" w:sz="4" w:space="0" w:color="auto"/>
              <w:right w:val="single" w:sz="4" w:space="0" w:color="auto"/>
            </w:tcBorders>
            <w:shd w:val="solid" w:color="auto" w:fill="auto"/>
          </w:tcPr>
          <w:p w14:paraId="0A44C707" w14:textId="77777777" w:rsidR="00CC3CB0" w:rsidRDefault="00000000">
            <w:pPr>
              <w:pStyle w:val="ab"/>
              <w:tabs>
                <w:tab w:val="left" w:pos="720"/>
              </w:tabs>
              <w:jc w:val="center"/>
              <w:rPr>
                <w:rFonts w:eastAsia="等线"/>
                <w:sz w:val="20"/>
                <w:szCs w:val="20"/>
              </w:rPr>
            </w:pPr>
            <w:r>
              <w:rPr>
                <w:rFonts w:eastAsia="等线"/>
                <w:sz w:val="20"/>
              </w:rPr>
              <w:t>Prepare</w:t>
            </w:r>
          </w:p>
        </w:tc>
        <w:tc>
          <w:tcPr>
            <w:tcW w:w="7003" w:type="dxa"/>
            <w:gridSpan w:val="2"/>
            <w:tcBorders>
              <w:top w:val="single" w:sz="4" w:space="0" w:color="auto"/>
              <w:left w:val="single" w:sz="4" w:space="0" w:color="auto"/>
              <w:bottom w:val="single" w:sz="4" w:space="0" w:color="auto"/>
              <w:right w:val="single" w:sz="4" w:space="0" w:color="auto"/>
            </w:tcBorders>
            <w:shd w:val="solid" w:color="auto" w:fill="auto"/>
          </w:tcPr>
          <w:p w14:paraId="0A44C708" w14:textId="77777777" w:rsidR="00CC3CB0" w:rsidRDefault="00000000">
            <w:pPr>
              <w:pStyle w:val="ab"/>
              <w:tabs>
                <w:tab w:val="left" w:pos="720"/>
              </w:tabs>
              <w:jc w:val="center"/>
              <w:rPr>
                <w:rFonts w:eastAsia="等线"/>
                <w:sz w:val="20"/>
              </w:rPr>
            </w:pPr>
            <w:r>
              <w:rPr>
                <w:rFonts w:eastAsia="等线"/>
                <w:sz w:val="20"/>
              </w:rPr>
              <w:t xml:space="preserve">Approve and </w:t>
            </w:r>
            <w:proofErr w:type="gramStart"/>
            <w:r>
              <w:rPr>
                <w:rFonts w:eastAsia="等线"/>
                <w:sz w:val="20"/>
              </w:rPr>
              <w:t>Release</w:t>
            </w:r>
            <w:proofErr w:type="gramEnd"/>
          </w:p>
        </w:tc>
      </w:tr>
      <w:tr w:rsidR="00CC3CB0" w14:paraId="0A44C70D" w14:textId="77777777">
        <w:trPr>
          <w:cantSplit/>
        </w:trPr>
        <w:tc>
          <w:tcPr>
            <w:tcW w:w="3077" w:type="dxa"/>
            <w:tcBorders>
              <w:top w:val="single" w:sz="4" w:space="0" w:color="auto"/>
              <w:left w:val="single" w:sz="4" w:space="0" w:color="auto"/>
              <w:bottom w:val="single" w:sz="4" w:space="0" w:color="auto"/>
              <w:right w:val="single" w:sz="4" w:space="0" w:color="auto"/>
            </w:tcBorders>
            <w:shd w:val="clear" w:color="auto" w:fill="D9D9D9"/>
          </w:tcPr>
          <w:p w14:paraId="0A44C70A" w14:textId="77777777" w:rsidR="00CC3CB0" w:rsidRDefault="00000000">
            <w:pPr>
              <w:pStyle w:val="ab"/>
              <w:tabs>
                <w:tab w:val="left" w:pos="720"/>
              </w:tabs>
              <w:jc w:val="center"/>
              <w:rPr>
                <w:rFonts w:eastAsia="等线"/>
                <w:sz w:val="18"/>
                <w:szCs w:val="18"/>
              </w:rPr>
            </w:pPr>
            <w:r>
              <w:rPr>
                <w:rFonts w:eastAsia="等线"/>
                <w:b/>
                <w:szCs w:val="18"/>
              </w:rPr>
              <w:t>Process Leader</w:t>
            </w:r>
          </w:p>
        </w:tc>
        <w:tc>
          <w:tcPr>
            <w:tcW w:w="3673" w:type="dxa"/>
            <w:tcBorders>
              <w:top w:val="single" w:sz="4" w:space="0" w:color="auto"/>
              <w:left w:val="single" w:sz="4" w:space="0" w:color="auto"/>
              <w:bottom w:val="single" w:sz="4" w:space="0" w:color="auto"/>
              <w:right w:val="single" w:sz="4" w:space="0" w:color="auto"/>
            </w:tcBorders>
            <w:shd w:val="clear" w:color="auto" w:fill="D9D9D9"/>
          </w:tcPr>
          <w:p w14:paraId="0A44C70B" w14:textId="77777777" w:rsidR="00CC3CB0" w:rsidRDefault="00000000">
            <w:pPr>
              <w:pStyle w:val="ab"/>
              <w:tabs>
                <w:tab w:val="left" w:pos="720"/>
              </w:tabs>
              <w:jc w:val="center"/>
              <w:rPr>
                <w:rFonts w:eastAsia="等线"/>
                <w:b/>
                <w:szCs w:val="18"/>
              </w:rPr>
            </w:pPr>
            <w:r>
              <w:rPr>
                <w:rFonts w:eastAsia="等线"/>
                <w:b/>
                <w:szCs w:val="18"/>
              </w:rPr>
              <w:t>Approver – Executive Process Champion</w:t>
            </w:r>
          </w:p>
        </w:tc>
        <w:tc>
          <w:tcPr>
            <w:tcW w:w="3330" w:type="dxa"/>
            <w:tcBorders>
              <w:top w:val="single" w:sz="4" w:space="0" w:color="auto"/>
              <w:left w:val="single" w:sz="4" w:space="0" w:color="auto"/>
              <w:bottom w:val="single" w:sz="4" w:space="0" w:color="auto"/>
              <w:right w:val="single" w:sz="4" w:space="0" w:color="auto"/>
            </w:tcBorders>
            <w:shd w:val="clear" w:color="auto" w:fill="D9D9D9"/>
          </w:tcPr>
          <w:p w14:paraId="0A44C70C" w14:textId="77777777" w:rsidR="00CC3CB0" w:rsidRDefault="00000000">
            <w:pPr>
              <w:pStyle w:val="ab"/>
              <w:tabs>
                <w:tab w:val="left" w:pos="720"/>
              </w:tabs>
              <w:jc w:val="center"/>
              <w:rPr>
                <w:rFonts w:eastAsia="等线"/>
                <w:b/>
                <w:szCs w:val="18"/>
              </w:rPr>
            </w:pPr>
            <w:r>
              <w:rPr>
                <w:rFonts w:eastAsia="等线"/>
                <w:b/>
                <w:szCs w:val="18"/>
              </w:rPr>
              <w:t xml:space="preserve">Approve and </w:t>
            </w:r>
            <w:proofErr w:type="gramStart"/>
            <w:r>
              <w:rPr>
                <w:rFonts w:eastAsia="等线"/>
                <w:b/>
                <w:szCs w:val="18"/>
              </w:rPr>
              <w:t>Release</w:t>
            </w:r>
            <w:proofErr w:type="gramEnd"/>
          </w:p>
        </w:tc>
      </w:tr>
      <w:tr w:rsidR="00CC3CB0" w14:paraId="0A44C711" w14:textId="77777777">
        <w:trPr>
          <w:cantSplit/>
        </w:trPr>
        <w:tc>
          <w:tcPr>
            <w:tcW w:w="3077" w:type="dxa"/>
            <w:tcBorders>
              <w:top w:val="single" w:sz="4" w:space="0" w:color="auto"/>
              <w:left w:val="single" w:sz="4" w:space="0" w:color="auto"/>
              <w:bottom w:val="single" w:sz="4" w:space="0" w:color="auto"/>
              <w:right w:val="single" w:sz="4" w:space="0" w:color="auto"/>
            </w:tcBorders>
            <w:vAlign w:val="center"/>
          </w:tcPr>
          <w:p w14:paraId="0A44C70E" w14:textId="77777777" w:rsidR="00CC3CB0" w:rsidRDefault="00CC3CB0">
            <w:pPr>
              <w:pStyle w:val="ab"/>
              <w:tabs>
                <w:tab w:val="left" w:pos="720"/>
              </w:tabs>
              <w:jc w:val="center"/>
              <w:rPr>
                <w:rFonts w:eastAsia="等线"/>
                <w:b/>
                <w:sz w:val="20"/>
                <w:szCs w:val="20"/>
              </w:rPr>
            </w:pPr>
          </w:p>
        </w:tc>
        <w:tc>
          <w:tcPr>
            <w:tcW w:w="3673" w:type="dxa"/>
            <w:tcBorders>
              <w:top w:val="single" w:sz="4" w:space="0" w:color="auto"/>
              <w:left w:val="single" w:sz="4" w:space="0" w:color="auto"/>
              <w:bottom w:val="single" w:sz="4" w:space="0" w:color="auto"/>
              <w:right w:val="single" w:sz="4" w:space="0" w:color="auto"/>
            </w:tcBorders>
            <w:vAlign w:val="center"/>
          </w:tcPr>
          <w:p w14:paraId="0A44C70F" w14:textId="77777777" w:rsidR="00CC3CB0" w:rsidRDefault="00CC3CB0">
            <w:pPr>
              <w:pStyle w:val="ab"/>
              <w:tabs>
                <w:tab w:val="left" w:pos="720"/>
              </w:tabs>
              <w:jc w:val="center"/>
              <w:rPr>
                <w:rFonts w:eastAsia="等线"/>
                <w:b/>
                <w:sz w:val="20"/>
              </w:rPr>
            </w:pPr>
          </w:p>
        </w:tc>
        <w:tc>
          <w:tcPr>
            <w:tcW w:w="3330" w:type="dxa"/>
            <w:tcBorders>
              <w:top w:val="single" w:sz="4" w:space="0" w:color="auto"/>
              <w:left w:val="single" w:sz="4" w:space="0" w:color="auto"/>
              <w:bottom w:val="single" w:sz="4" w:space="0" w:color="auto"/>
              <w:right w:val="single" w:sz="4" w:space="0" w:color="auto"/>
            </w:tcBorders>
            <w:vAlign w:val="center"/>
          </w:tcPr>
          <w:p w14:paraId="0A44C710" w14:textId="77777777" w:rsidR="00CC3CB0" w:rsidRDefault="00CC3CB0">
            <w:pPr>
              <w:pStyle w:val="ab"/>
              <w:tabs>
                <w:tab w:val="left" w:pos="720"/>
              </w:tabs>
              <w:jc w:val="center"/>
              <w:rPr>
                <w:rFonts w:eastAsia="等线"/>
                <w:b/>
                <w:sz w:val="20"/>
              </w:rPr>
            </w:pPr>
          </w:p>
        </w:tc>
      </w:tr>
    </w:tbl>
    <w:p w14:paraId="0A44C712" w14:textId="77777777" w:rsidR="00CC3CB0" w:rsidRDefault="00CC3CB0"/>
    <w:p w14:paraId="0A44C713" w14:textId="77777777" w:rsidR="00CC3CB0" w:rsidRDefault="00CC3CB0"/>
    <w:p w14:paraId="0A44C714" w14:textId="77777777" w:rsidR="00CC3CB0" w:rsidRDefault="00000000">
      <w:pPr>
        <w:pStyle w:val="1"/>
        <w:spacing w:after="240"/>
        <w:ind w:left="0"/>
        <w:rPr>
          <w:rFonts w:eastAsiaTheme="minorEastAsia"/>
          <w:lang w:eastAsia="zh-CN"/>
        </w:rPr>
      </w:pPr>
      <w:bookmarkStart w:id="3" w:name="_Toc92888654"/>
      <w:r>
        <w:t>General Infor</w:t>
      </w:r>
      <w:r>
        <w:rPr>
          <w:rStyle w:val="PM2H1Char"/>
          <w:b/>
        </w:rPr>
        <w:t>mation</w:t>
      </w:r>
      <w:bookmarkEnd w:id="1"/>
      <w:bookmarkEnd w:id="2"/>
      <w:bookmarkEnd w:id="3"/>
    </w:p>
    <w:tbl>
      <w:tblPr>
        <w:tblW w:w="995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6"/>
        <w:gridCol w:w="3415"/>
        <w:gridCol w:w="2237"/>
        <w:gridCol w:w="2234"/>
      </w:tblGrid>
      <w:tr w:rsidR="00CC3CB0" w14:paraId="0A44C719" w14:textId="77777777">
        <w:trPr>
          <w:trHeight w:val="596"/>
        </w:trPr>
        <w:tc>
          <w:tcPr>
            <w:tcW w:w="2066" w:type="dxa"/>
            <w:vAlign w:val="center"/>
          </w:tcPr>
          <w:p w14:paraId="0A44C715" w14:textId="77777777" w:rsidR="00CC3CB0" w:rsidRDefault="00000000">
            <w:pPr>
              <w:pStyle w:val="TableHeader"/>
              <w:rPr>
                <w:rFonts w:ascii="Arial" w:hAnsi="Arial"/>
                <w:color w:val="17365D" w:themeColor="text2" w:themeShade="BF"/>
                <w:szCs w:val="24"/>
              </w:rPr>
            </w:pPr>
            <w:r>
              <w:rPr>
                <w:rFonts w:ascii="Arial" w:hAnsi="Arial"/>
                <w:color w:val="17365D" w:themeColor="text2" w:themeShade="BF"/>
                <w:szCs w:val="24"/>
              </w:rPr>
              <w:t>Project ID</w:t>
            </w:r>
          </w:p>
        </w:tc>
        <w:tc>
          <w:tcPr>
            <w:tcW w:w="3415" w:type="dxa"/>
            <w:shd w:val="clear" w:color="auto" w:fill="auto"/>
            <w:vAlign w:val="center"/>
          </w:tcPr>
          <w:p w14:paraId="0A44C716" w14:textId="77777777" w:rsidR="00CC3CB0" w:rsidRDefault="00CC3CB0">
            <w:pPr>
              <w:ind w:left="360" w:right="72"/>
              <w:rPr>
                <w:rFonts w:ascii="Arial" w:hAnsi="Arial" w:cs="Arial"/>
                <w:sz w:val="22"/>
              </w:rPr>
            </w:pPr>
          </w:p>
        </w:tc>
        <w:tc>
          <w:tcPr>
            <w:tcW w:w="2237" w:type="dxa"/>
            <w:vAlign w:val="center"/>
          </w:tcPr>
          <w:p w14:paraId="0A44C717" w14:textId="77777777" w:rsidR="00CC3CB0" w:rsidRDefault="00000000">
            <w:pPr>
              <w:pStyle w:val="TableHeader"/>
              <w:rPr>
                <w:rFonts w:ascii="Arial" w:hAnsi="Arial"/>
                <w:color w:val="17365D" w:themeColor="text2" w:themeShade="BF"/>
                <w:szCs w:val="24"/>
              </w:rPr>
            </w:pPr>
            <w:r>
              <w:rPr>
                <w:rFonts w:ascii="Arial" w:hAnsi="Arial"/>
                <w:color w:val="17365D" w:themeColor="text2" w:themeShade="BF"/>
                <w:szCs w:val="24"/>
              </w:rPr>
              <w:t>Project Classification</w:t>
            </w:r>
          </w:p>
        </w:tc>
        <w:tc>
          <w:tcPr>
            <w:tcW w:w="2234" w:type="dxa"/>
            <w:vAlign w:val="center"/>
          </w:tcPr>
          <w:p w14:paraId="0A44C718" w14:textId="77777777" w:rsidR="00CC3CB0" w:rsidRDefault="00000000">
            <w:pPr>
              <w:pStyle w:val="TableHeader"/>
              <w:rPr>
                <w:rFonts w:ascii="Arial" w:hAnsi="Arial"/>
                <w:b w:val="0"/>
                <w:bCs w:val="0"/>
                <w:color w:val="17365D" w:themeColor="text2" w:themeShade="BF"/>
                <w:szCs w:val="24"/>
              </w:rPr>
            </w:pPr>
            <w:r>
              <w:rPr>
                <w:rFonts w:ascii="Arial" w:hAnsi="Arial"/>
                <w:b w:val="0"/>
                <w:bCs w:val="0"/>
                <w:i/>
                <w:iCs/>
                <w:color w:val="3366FF"/>
                <w:sz w:val="20"/>
                <w:szCs w:val="24"/>
              </w:rPr>
              <w:t>High</w:t>
            </w:r>
          </w:p>
        </w:tc>
      </w:tr>
      <w:tr w:rsidR="00CC3CB0" w14:paraId="0A44C71C" w14:textId="77777777">
        <w:trPr>
          <w:trHeight w:val="561"/>
        </w:trPr>
        <w:tc>
          <w:tcPr>
            <w:tcW w:w="2066" w:type="dxa"/>
            <w:vAlign w:val="center"/>
          </w:tcPr>
          <w:p w14:paraId="0A44C71A" w14:textId="77777777" w:rsidR="00CC3CB0" w:rsidRDefault="00000000">
            <w:pPr>
              <w:pStyle w:val="TableHeader"/>
              <w:rPr>
                <w:rFonts w:ascii="Arial" w:hAnsi="Arial"/>
                <w:color w:val="17365D" w:themeColor="text2" w:themeShade="BF"/>
                <w:szCs w:val="24"/>
              </w:rPr>
            </w:pPr>
            <w:r>
              <w:rPr>
                <w:rFonts w:ascii="Arial" w:hAnsi="Arial"/>
                <w:color w:val="17365D" w:themeColor="text2" w:themeShade="BF"/>
                <w:szCs w:val="24"/>
              </w:rPr>
              <w:t>Project Name</w:t>
            </w:r>
          </w:p>
        </w:tc>
        <w:tc>
          <w:tcPr>
            <w:tcW w:w="7886" w:type="dxa"/>
            <w:gridSpan w:val="3"/>
            <w:shd w:val="clear" w:color="auto" w:fill="auto"/>
            <w:vAlign w:val="center"/>
          </w:tcPr>
          <w:p w14:paraId="0A44C71B" w14:textId="635F7F4B" w:rsidR="003259A9" w:rsidRDefault="003259A9">
            <w:pPr>
              <w:pStyle w:val="TableHeader"/>
              <w:rPr>
                <w:rFonts w:ascii="Arial" w:hAnsi="Arial"/>
                <w:color w:val="17365D" w:themeColor="text2" w:themeShade="BF"/>
                <w:szCs w:val="24"/>
                <w:lang w:eastAsia="zh-CN"/>
              </w:rPr>
            </w:pPr>
            <w:r>
              <w:rPr>
                <w:rFonts w:ascii="Arial" w:hAnsi="Arial" w:hint="eastAsia"/>
                <w:color w:val="17365D" w:themeColor="text2" w:themeShade="BF"/>
                <w:szCs w:val="24"/>
                <w:lang w:eastAsia="zh-CN"/>
              </w:rPr>
              <w:t xml:space="preserve">YFI </w:t>
            </w:r>
            <w:r>
              <w:rPr>
                <w:rFonts w:ascii="Arial" w:hAnsi="Arial" w:hint="eastAsia"/>
                <w:color w:val="17365D" w:themeColor="text2" w:themeShade="BF"/>
                <w:szCs w:val="24"/>
                <w:lang w:eastAsia="zh-CN"/>
              </w:rPr>
              <w:t>工业</w:t>
            </w:r>
            <w:r>
              <w:rPr>
                <w:rFonts w:ascii="Arial" w:hAnsi="Arial" w:hint="eastAsia"/>
                <w:color w:val="17365D" w:themeColor="text2" w:themeShade="BF"/>
                <w:szCs w:val="24"/>
                <w:lang w:eastAsia="zh-CN"/>
              </w:rPr>
              <w:t>AI</w:t>
            </w:r>
            <w:r>
              <w:rPr>
                <w:rFonts w:ascii="Arial" w:hAnsi="Arial" w:hint="eastAsia"/>
                <w:color w:val="17365D" w:themeColor="text2" w:themeShade="BF"/>
                <w:szCs w:val="24"/>
                <w:lang w:eastAsia="zh-CN"/>
              </w:rPr>
              <w:t>小模型平台</w:t>
            </w:r>
          </w:p>
        </w:tc>
      </w:tr>
      <w:tr w:rsidR="00CC3CB0" w14:paraId="0A44C722" w14:textId="77777777">
        <w:tc>
          <w:tcPr>
            <w:tcW w:w="2066" w:type="dxa"/>
            <w:vAlign w:val="center"/>
          </w:tcPr>
          <w:p w14:paraId="0A44C71D" w14:textId="77777777" w:rsidR="00CC3CB0" w:rsidRDefault="00000000">
            <w:pPr>
              <w:pStyle w:val="TableHeader"/>
              <w:rPr>
                <w:rFonts w:ascii="Arial" w:hAnsi="Arial"/>
                <w:color w:val="17365D" w:themeColor="text2" w:themeShade="BF"/>
                <w:szCs w:val="24"/>
              </w:rPr>
            </w:pPr>
            <w:r>
              <w:rPr>
                <w:rFonts w:ascii="Arial" w:hAnsi="Arial"/>
                <w:color w:val="17365D" w:themeColor="text2" w:themeShade="BF"/>
                <w:szCs w:val="24"/>
              </w:rPr>
              <w:t>Project Sponsor</w:t>
            </w:r>
          </w:p>
        </w:tc>
        <w:tc>
          <w:tcPr>
            <w:tcW w:w="3415" w:type="dxa"/>
            <w:shd w:val="clear" w:color="auto" w:fill="auto"/>
            <w:vAlign w:val="center"/>
          </w:tcPr>
          <w:p w14:paraId="0A44C71E" w14:textId="59E6A540" w:rsidR="00CC3CB0" w:rsidRDefault="00CC3CB0">
            <w:pPr>
              <w:ind w:right="72"/>
              <w:rPr>
                <w:rFonts w:ascii="Arial" w:hAnsi="Arial" w:cs="Arial"/>
                <w:sz w:val="22"/>
                <w:lang w:eastAsia="zh-CN"/>
              </w:rPr>
            </w:pPr>
          </w:p>
        </w:tc>
        <w:tc>
          <w:tcPr>
            <w:tcW w:w="2237" w:type="dxa"/>
            <w:vAlign w:val="center"/>
          </w:tcPr>
          <w:p w14:paraId="0A44C71F" w14:textId="77777777" w:rsidR="00CC3CB0" w:rsidRDefault="00000000">
            <w:pPr>
              <w:pStyle w:val="TableHeader"/>
              <w:rPr>
                <w:rFonts w:ascii="Arial" w:hAnsi="Arial"/>
                <w:color w:val="17365D" w:themeColor="text2" w:themeShade="BF"/>
                <w:szCs w:val="24"/>
              </w:rPr>
            </w:pPr>
            <w:r>
              <w:rPr>
                <w:rFonts w:ascii="Arial" w:hAnsi="Arial"/>
                <w:color w:val="17365D" w:themeColor="text2" w:themeShade="BF"/>
                <w:szCs w:val="24"/>
              </w:rPr>
              <w:t>Project Manager</w:t>
            </w:r>
          </w:p>
        </w:tc>
        <w:tc>
          <w:tcPr>
            <w:tcW w:w="2234" w:type="dxa"/>
            <w:vAlign w:val="center"/>
          </w:tcPr>
          <w:p w14:paraId="0A44C721" w14:textId="7E447B4B" w:rsidR="00CC3CB0" w:rsidRDefault="00CC3CB0">
            <w:pPr>
              <w:pStyle w:val="TableHeader"/>
              <w:rPr>
                <w:rFonts w:ascii="Arial" w:hAnsi="Arial"/>
                <w:b w:val="0"/>
                <w:bCs w:val="0"/>
                <w:color w:val="17365D" w:themeColor="text2" w:themeShade="BF"/>
                <w:szCs w:val="24"/>
                <w:lang w:eastAsia="zh-CN"/>
              </w:rPr>
            </w:pPr>
          </w:p>
        </w:tc>
      </w:tr>
      <w:tr w:rsidR="00CC3CB0" w14:paraId="0A44C727" w14:textId="77777777">
        <w:trPr>
          <w:trHeight w:val="549"/>
        </w:trPr>
        <w:tc>
          <w:tcPr>
            <w:tcW w:w="2066" w:type="dxa"/>
            <w:vAlign w:val="center"/>
          </w:tcPr>
          <w:p w14:paraId="0A44C723" w14:textId="77777777" w:rsidR="00CC3CB0" w:rsidRDefault="00000000">
            <w:pPr>
              <w:pStyle w:val="TableHeader"/>
              <w:rPr>
                <w:rFonts w:ascii="Arial" w:hAnsi="Arial"/>
                <w:color w:val="17365D" w:themeColor="text2" w:themeShade="BF"/>
                <w:szCs w:val="24"/>
              </w:rPr>
            </w:pPr>
            <w:r>
              <w:rPr>
                <w:rFonts w:ascii="Arial" w:hAnsi="Arial"/>
                <w:color w:val="17365D" w:themeColor="text2" w:themeShade="BF"/>
                <w:szCs w:val="24"/>
              </w:rPr>
              <w:t>YFH/YFI/BU/JV</w:t>
            </w:r>
          </w:p>
        </w:tc>
        <w:tc>
          <w:tcPr>
            <w:tcW w:w="3415" w:type="dxa"/>
            <w:vAlign w:val="center"/>
          </w:tcPr>
          <w:p w14:paraId="0A44C724" w14:textId="77777777" w:rsidR="00CC3CB0" w:rsidRDefault="00000000">
            <w:pPr>
              <w:ind w:left="70" w:right="72"/>
              <w:rPr>
                <w:rFonts w:ascii="Arial" w:hAnsi="Arial" w:cs="Arial"/>
                <w:lang w:eastAsia="zh-CN"/>
              </w:rPr>
            </w:pPr>
            <w:r>
              <w:rPr>
                <w:rFonts w:ascii="Arial" w:hAnsi="Arial" w:hint="eastAsia"/>
                <w:i/>
                <w:iCs/>
                <w:color w:val="3366FF"/>
                <w:sz w:val="20"/>
                <w:lang w:eastAsia="zh-CN"/>
              </w:rPr>
              <w:t>YFI</w:t>
            </w:r>
          </w:p>
        </w:tc>
        <w:tc>
          <w:tcPr>
            <w:tcW w:w="2237" w:type="dxa"/>
            <w:vAlign w:val="center"/>
          </w:tcPr>
          <w:p w14:paraId="0A44C725" w14:textId="77777777" w:rsidR="00CC3CB0" w:rsidRDefault="00000000">
            <w:pPr>
              <w:pStyle w:val="TableHeader"/>
              <w:rPr>
                <w:rFonts w:ascii="Arial" w:hAnsi="Arial"/>
                <w:color w:val="17365D" w:themeColor="text2" w:themeShade="BF"/>
                <w:szCs w:val="24"/>
              </w:rPr>
            </w:pPr>
            <w:r>
              <w:rPr>
                <w:rFonts w:ascii="Arial" w:hAnsi="Arial"/>
                <w:color w:val="17365D" w:themeColor="text2" w:themeShade="BF"/>
                <w:szCs w:val="24"/>
              </w:rPr>
              <w:t>Region</w:t>
            </w:r>
          </w:p>
        </w:tc>
        <w:tc>
          <w:tcPr>
            <w:tcW w:w="2234" w:type="dxa"/>
            <w:vAlign w:val="center"/>
          </w:tcPr>
          <w:p w14:paraId="0A44C726" w14:textId="786149F0" w:rsidR="00CC3CB0" w:rsidRDefault="00CC3CB0">
            <w:pPr>
              <w:pStyle w:val="TableHeader"/>
              <w:rPr>
                <w:rFonts w:ascii="Arial" w:hAnsi="Arial"/>
                <w:b w:val="0"/>
                <w:bCs w:val="0"/>
                <w:i/>
                <w:iCs/>
                <w:color w:val="3366FF"/>
                <w:sz w:val="20"/>
                <w:szCs w:val="24"/>
              </w:rPr>
            </w:pPr>
          </w:p>
        </w:tc>
      </w:tr>
      <w:tr w:rsidR="00CC3CB0" w14:paraId="0A44C72A" w14:textId="77777777">
        <w:tc>
          <w:tcPr>
            <w:tcW w:w="2066" w:type="dxa"/>
            <w:vAlign w:val="center"/>
          </w:tcPr>
          <w:p w14:paraId="0A44C728" w14:textId="77777777" w:rsidR="00CC3CB0" w:rsidRDefault="00000000">
            <w:pPr>
              <w:pStyle w:val="TableHeader"/>
              <w:rPr>
                <w:rFonts w:ascii="Arial" w:hAnsi="Arial"/>
                <w:color w:val="17365D" w:themeColor="text2" w:themeShade="BF"/>
                <w:szCs w:val="24"/>
              </w:rPr>
            </w:pPr>
            <w:r>
              <w:rPr>
                <w:rFonts w:ascii="Arial" w:hAnsi="Arial"/>
                <w:color w:val="17365D" w:themeColor="text2" w:themeShade="BF"/>
                <w:szCs w:val="24"/>
              </w:rPr>
              <w:t>Function Involved</w:t>
            </w:r>
          </w:p>
        </w:tc>
        <w:tc>
          <w:tcPr>
            <w:tcW w:w="7886" w:type="dxa"/>
            <w:gridSpan w:val="3"/>
            <w:vAlign w:val="center"/>
          </w:tcPr>
          <w:p w14:paraId="0A44C729" w14:textId="77777777" w:rsidR="00CC3CB0" w:rsidRDefault="00CC3CB0">
            <w:pPr>
              <w:pStyle w:val="TableHeader"/>
              <w:rPr>
                <w:rFonts w:ascii="Arial" w:hAnsi="Arial"/>
                <w:color w:val="17365D" w:themeColor="text2" w:themeShade="BF"/>
                <w:szCs w:val="24"/>
              </w:rPr>
            </w:pPr>
          </w:p>
        </w:tc>
      </w:tr>
      <w:tr w:rsidR="00CC3CB0" w14:paraId="0A44C741" w14:textId="77777777">
        <w:trPr>
          <w:trHeight w:val="565"/>
        </w:trPr>
        <w:tc>
          <w:tcPr>
            <w:tcW w:w="2066" w:type="dxa"/>
            <w:vAlign w:val="center"/>
          </w:tcPr>
          <w:p w14:paraId="0A44C72B" w14:textId="77777777" w:rsidR="00CC3CB0" w:rsidRDefault="00000000">
            <w:pPr>
              <w:pStyle w:val="TableHeader"/>
              <w:rPr>
                <w:rFonts w:ascii="Arial" w:hAnsi="Arial"/>
                <w:color w:val="17365D" w:themeColor="text2" w:themeShade="BF"/>
                <w:szCs w:val="24"/>
              </w:rPr>
            </w:pPr>
            <w:r>
              <w:rPr>
                <w:rFonts w:ascii="Arial" w:hAnsi="Arial"/>
                <w:color w:val="17365D" w:themeColor="text2" w:themeShade="BF"/>
                <w:szCs w:val="24"/>
              </w:rPr>
              <w:t>SOR Edited By</w:t>
            </w:r>
          </w:p>
        </w:tc>
        <w:tc>
          <w:tcPr>
            <w:tcW w:w="7886" w:type="dxa"/>
            <w:gridSpan w:val="3"/>
            <w:vAlign w:val="center"/>
          </w:tcPr>
          <w:tbl>
            <w:tblPr>
              <w:tblStyle w:val="af"/>
              <w:tblW w:w="0" w:type="auto"/>
              <w:tblLook w:val="04A0" w:firstRow="1" w:lastRow="0" w:firstColumn="1" w:lastColumn="0" w:noHBand="0" w:noVBand="1"/>
            </w:tblPr>
            <w:tblGrid>
              <w:gridCol w:w="2495"/>
              <w:gridCol w:w="2763"/>
              <w:gridCol w:w="2402"/>
            </w:tblGrid>
            <w:tr w:rsidR="00CC3CB0" w14:paraId="0A44C72F" w14:textId="77777777">
              <w:tc>
                <w:tcPr>
                  <w:tcW w:w="2553" w:type="dxa"/>
                </w:tcPr>
                <w:p w14:paraId="0A44C72C" w14:textId="77777777" w:rsidR="00CC3CB0" w:rsidRDefault="00000000">
                  <w:pPr>
                    <w:pStyle w:val="TableHeader"/>
                    <w:jc w:val="center"/>
                    <w:rPr>
                      <w:rFonts w:ascii="Arial" w:hAnsi="Arial"/>
                      <w:color w:val="17365D" w:themeColor="text2" w:themeShade="BF"/>
                      <w:szCs w:val="24"/>
                    </w:rPr>
                  </w:pPr>
                  <w:r>
                    <w:rPr>
                      <w:rFonts w:ascii="Arial" w:hAnsi="Arial"/>
                      <w:color w:val="17365D" w:themeColor="text2" w:themeShade="BF"/>
                      <w:szCs w:val="24"/>
                    </w:rPr>
                    <w:t>YFH/YFI/BU/JV</w:t>
                  </w:r>
                </w:p>
              </w:tc>
              <w:tc>
                <w:tcPr>
                  <w:tcW w:w="2553" w:type="dxa"/>
                </w:tcPr>
                <w:p w14:paraId="0A44C72D" w14:textId="77777777" w:rsidR="00CC3CB0" w:rsidRDefault="00000000">
                  <w:pPr>
                    <w:pStyle w:val="TableHeader"/>
                    <w:jc w:val="center"/>
                    <w:rPr>
                      <w:rFonts w:ascii="Arial" w:hAnsi="Arial"/>
                      <w:color w:val="17365D" w:themeColor="text2" w:themeShade="BF"/>
                      <w:szCs w:val="24"/>
                    </w:rPr>
                  </w:pPr>
                  <w:r>
                    <w:rPr>
                      <w:rFonts w:ascii="Arial" w:hAnsi="Arial" w:hint="eastAsia"/>
                      <w:color w:val="17365D" w:themeColor="text2" w:themeShade="BF"/>
                      <w:szCs w:val="24"/>
                      <w:lang w:eastAsia="zh-CN"/>
                    </w:rPr>
                    <w:t>Region/Plant/</w:t>
                  </w:r>
                  <w:r>
                    <w:rPr>
                      <w:rFonts w:ascii="Arial" w:hAnsi="Arial"/>
                      <w:color w:val="17365D" w:themeColor="text2" w:themeShade="BF"/>
                      <w:szCs w:val="24"/>
                    </w:rPr>
                    <w:t>Function</w:t>
                  </w:r>
                </w:p>
              </w:tc>
              <w:tc>
                <w:tcPr>
                  <w:tcW w:w="2554" w:type="dxa"/>
                </w:tcPr>
                <w:p w14:paraId="0A44C72E" w14:textId="77777777" w:rsidR="00CC3CB0" w:rsidRDefault="00000000">
                  <w:pPr>
                    <w:pStyle w:val="TableHeader"/>
                    <w:jc w:val="center"/>
                    <w:rPr>
                      <w:rFonts w:ascii="Arial" w:hAnsi="Arial"/>
                      <w:color w:val="17365D" w:themeColor="text2" w:themeShade="BF"/>
                      <w:szCs w:val="24"/>
                    </w:rPr>
                  </w:pPr>
                  <w:r>
                    <w:rPr>
                      <w:rFonts w:ascii="Arial" w:hAnsi="Arial" w:hint="eastAsia"/>
                      <w:color w:val="17365D" w:themeColor="text2" w:themeShade="BF"/>
                      <w:szCs w:val="24"/>
                      <w:lang w:eastAsia="zh-CN"/>
                    </w:rPr>
                    <w:t>Name</w:t>
                  </w:r>
                </w:p>
              </w:tc>
            </w:tr>
            <w:tr w:rsidR="00CC3CB0" w14:paraId="0A44C733" w14:textId="77777777">
              <w:tc>
                <w:tcPr>
                  <w:tcW w:w="2553" w:type="dxa"/>
                </w:tcPr>
                <w:p w14:paraId="0A44C730" w14:textId="6E0F26FB" w:rsidR="00CC3CB0" w:rsidRDefault="00000000">
                  <w:pPr>
                    <w:pStyle w:val="TableHeader"/>
                    <w:rPr>
                      <w:rFonts w:ascii="Arial" w:hAnsi="Arial"/>
                      <w:color w:val="17365D" w:themeColor="text2" w:themeShade="BF"/>
                      <w:szCs w:val="24"/>
                      <w:lang w:eastAsia="zh-CN"/>
                    </w:rPr>
                  </w:pPr>
                  <w:r>
                    <w:rPr>
                      <w:rFonts w:ascii="Arial" w:hAnsi="Arial" w:hint="eastAsia"/>
                      <w:color w:val="17365D" w:themeColor="text2" w:themeShade="BF"/>
                      <w:szCs w:val="24"/>
                      <w:lang w:eastAsia="zh-CN"/>
                    </w:rPr>
                    <w:t>YF</w:t>
                  </w:r>
                  <w:r w:rsidR="005921DB">
                    <w:rPr>
                      <w:rFonts w:ascii="Arial" w:hAnsi="Arial" w:hint="eastAsia"/>
                      <w:color w:val="17365D" w:themeColor="text2" w:themeShade="BF"/>
                      <w:szCs w:val="24"/>
                      <w:lang w:eastAsia="zh-CN"/>
                    </w:rPr>
                    <w:t>I</w:t>
                  </w:r>
                </w:p>
              </w:tc>
              <w:tc>
                <w:tcPr>
                  <w:tcW w:w="2553" w:type="dxa"/>
                </w:tcPr>
                <w:p w14:paraId="0A44C731" w14:textId="2E58240F" w:rsidR="00CC3CB0" w:rsidRDefault="005921DB">
                  <w:pPr>
                    <w:pStyle w:val="TableHeader"/>
                    <w:rPr>
                      <w:rFonts w:ascii="Arial" w:hAnsi="Arial"/>
                      <w:color w:val="17365D" w:themeColor="text2" w:themeShade="BF"/>
                      <w:szCs w:val="24"/>
                      <w:lang w:eastAsia="zh-CN"/>
                    </w:rPr>
                  </w:pPr>
                  <w:r>
                    <w:rPr>
                      <w:rFonts w:ascii="Arial" w:hAnsi="Arial" w:hint="eastAsia"/>
                      <w:color w:val="17365D" w:themeColor="text2" w:themeShade="BF"/>
                      <w:szCs w:val="24"/>
                      <w:lang w:eastAsia="zh-CN"/>
                    </w:rPr>
                    <w:t>IT</w:t>
                  </w:r>
                </w:p>
              </w:tc>
              <w:tc>
                <w:tcPr>
                  <w:tcW w:w="2554" w:type="dxa"/>
                </w:tcPr>
                <w:p w14:paraId="0A44C732" w14:textId="3FA1B220" w:rsidR="00CC3CB0" w:rsidRDefault="009248EF">
                  <w:pPr>
                    <w:pStyle w:val="TableHeader"/>
                    <w:rPr>
                      <w:rFonts w:ascii="Arial" w:hAnsi="Arial"/>
                      <w:color w:val="17365D" w:themeColor="text2" w:themeShade="BF"/>
                      <w:szCs w:val="24"/>
                      <w:lang w:eastAsia="zh-CN"/>
                    </w:rPr>
                  </w:pPr>
                  <w:r>
                    <w:rPr>
                      <w:rFonts w:ascii="Arial" w:hAnsi="Arial" w:hint="eastAsia"/>
                      <w:color w:val="17365D" w:themeColor="text2" w:themeShade="BF"/>
                      <w:szCs w:val="24"/>
                      <w:lang w:eastAsia="zh-CN"/>
                    </w:rPr>
                    <w:t>刘涛</w:t>
                  </w:r>
                </w:p>
              </w:tc>
            </w:tr>
            <w:tr w:rsidR="00CC3CB0" w14:paraId="0A44C737" w14:textId="77777777">
              <w:tc>
                <w:tcPr>
                  <w:tcW w:w="2553" w:type="dxa"/>
                </w:tcPr>
                <w:p w14:paraId="0A44C734" w14:textId="77777777" w:rsidR="00CC3CB0" w:rsidRDefault="00CC3CB0">
                  <w:pPr>
                    <w:pStyle w:val="TableHeader"/>
                    <w:rPr>
                      <w:rFonts w:ascii="Arial" w:hAnsi="Arial"/>
                      <w:color w:val="17365D" w:themeColor="text2" w:themeShade="BF"/>
                      <w:szCs w:val="24"/>
                    </w:rPr>
                  </w:pPr>
                </w:p>
              </w:tc>
              <w:tc>
                <w:tcPr>
                  <w:tcW w:w="2553" w:type="dxa"/>
                </w:tcPr>
                <w:p w14:paraId="0A44C735" w14:textId="77777777" w:rsidR="00CC3CB0" w:rsidRDefault="00CC3CB0">
                  <w:pPr>
                    <w:pStyle w:val="TableHeader"/>
                    <w:rPr>
                      <w:rFonts w:ascii="Arial" w:hAnsi="Arial"/>
                      <w:color w:val="17365D" w:themeColor="text2" w:themeShade="BF"/>
                      <w:szCs w:val="24"/>
                    </w:rPr>
                  </w:pPr>
                </w:p>
              </w:tc>
              <w:tc>
                <w:tcPr>
                  <w:tcW w:w="2554" w:type="dxa"/>
                </w:tcPr>
                <w:p w14:paraId="0A44C736" w14:textId="77777777" w:rsidR="00CC3CB0" w:rsidRDefault="00CC3CB0">
                  <w:pPr>
                    <w:pStyle w:val="TableHeader"/>
                    <w:rPr>
                      <w:rFonts w:ascii="Arial" w:hAnsi="Arial"/>
                      <w:color w:val="17365D" w:themeColor="text2" w:themeShade="BF"/>
                      <w:szCs w:val="24"/>
                    </w:rPr>
                  </w:pPr>
                </w:p>
              </w:tc>
            </w:tr>
            <w:tr w:rsidR="00CC3CB0" w14:paraId="0A44C73B" w14:textId="77777777">
              <w:tc>
                <w:tcPr>
                  <w:tcW w:w="2553" w:type="dxa"/>
                </w:tcPr>
                <w:p w14:paraId="0A44C738" w14:textId="77777777" w:rsidR="00CC3CB0" w:rsidRDefault="00CC3CB0">
                  <w:pPr>
                    <w:pStyle w:val="TableHeader"/>
                    <w:rPr>
                      <w:rFonts w:ascii="Arial" w:hAnsi="Arial"/>
                      <w:color w:val="17365D" w:themeColor="text2" w:themeShade="BF"/>
                      <w:szCs w:val="24"/>
                    </w:rPr>
                  </w:pPr>
                </w:p>
              </w:tc>
              <w:tc>
                <w:tcPr>
                  <w:tcW w:w="2553" w:type="dxa"/>
                </w:tcPr>
                <w:p w14:paraId="0A44C739" w14:textId="77777777" w:rsidR="00CC3CB0" w:rsidRDefault="00CC3CB0">
                  <w:pPr>
                    <w:pStyle w:val="TableHeader"/>
                    <w:rPr>
                      <w:rFonts w:ascii="Arial" w:hAnsi="Arial"/>
                      <w:color w:val="17365D" w:themeColor="text2" w:themeShade="BF"/>
                      <w:szCs w:val="24"/>
                    </w:rPr>
                  </w:pPr>
                </w:p>
              </w:tc>
              <w:tc>
                <w:tcPr>
                  <w:tcW w:w="2554" w:type="dxa"/>
                </w:tcPr>
                <w:p w14:paraId="0A44C73A" w14:textId="77777777" w:rsidR="00CC3CB0" w:rsidRDefault="00CC3CB0">
                  <w:pPr>
                    <w:pStyle w:val="TableHeader"/>
                    <w:rPr>
                      <w:rFonts w:ascii="Arial" w:hAnsi="Arial"/>
                      <w:color w:val="17365D" w:themeColor="text2" w:themeShade="BF"/>
                      <w:szCs w:val="24"/>
                    </w:rPr>
                  </w:pPr>
                </w:p>
              </w:tc>
            </w:tr>
            <w:tr w:rsidR="00CC3CB0" w14:paraId="0A44C73F" w14:textId="77777777">
              <w:tc>
                <w:tcPr>
                  <w:tcW w:w="2553" w:type="dxa"/>
                </w:tcPr>
                <w:p w14:paraId="0A44C73C" w14:textId="77777777" w:rsidR="00CC3CB0" w:rsidRDefault="00CC3CB0">
                  <w:pPr>
                    <w:pStyle w:val="TableHeader"/>
                    <w:rPr>
                      <w:rFonts w:ascii="Arial" w:hAnsi="Arial"/>
                      <w:color w:val="17365D" w:themeColor="text2" w:themeShade="BF"/>
                      <w:szCs w:val="24"/>
                    </w:rPr>
                  </w:pPr>
                </w:p>
              </w:tc>
              <w:tc>
                <w:tcPr>
                  <w:tcW w:w="2553" w:type="dxa"/>
                </w:tcPr>
                <w:p w14:paraId="0A44C73D" w14:textId="77777777" w:rsidR="00CC3CB0" w:rsidRDefault="00CC3CB0">
                  <w:pPr>
                    <w:pStyle w:val="TableHeader"/>
                    <w:rPr>
                      <w:rFonts w:ascii="Arial" w:hAnsi="Arial"/>
                      <w:color w:val="17365D" w:themeColor="text2" w:themeShade="BF"/>
                      <w:szCs w:val="24"/>
                    </w:rPr>
                  </w:pPr>
                </w:p>
              </w:tc>
              <w:tc>
                <w:tcPr>
                  <w:tcW w:w="2554" w:type="dxa"/>
                </w:tcPr>
                <w:p w14:paraId="0A44C73E" w14:textId="77777777" w:rsidR="00CC3CB0" w:rsidRDefault="00CC3CB0">
                  <w:pPr>
                    <w:pStyle w:val="TableHeader"/>
                    <w:rPr>
                      <w:rFonts w:ascii="Arial" w:hAnsi="Arial"/>
                      <w:color w:val="17365D" w:themeColor="text2" w:themeShade="BF"/>
                      <w:szCs w:val="24"/>
                    </w:rPr>
                  </w:pPr>
                </w:p>
              </w:tc>
            </w:tr>
          </w:tbl>
          <w:p w14:paraId="0A44C740" w14:textId="77777777" w:rsidR="00CC3CB0" w:rsidRDefault="00CC3CB0">
            <w:pPr>
              <w:pStyle w:val="TableHeader"/>
              <w:rPr>
                <w:rFonts w:ascii="Arial" w:hAnsi="Arial"/>
                <w:color w:val="17365D" w:themeColor="text2" w:themeShade="BF"/>
                <w:szCs w:val="24"/>
              </w:rPr>
            </w:pPr>
          </w:p>
        </w:tc>
      </w:tr>
      <w:tr w:rsidR="00CC3CB0" w14:paraId="0A44C748" w14:textId="77777777">
        <w:trPr>
          <w:trHeight w:val="1052"/>
        </w:trPr>
        <w:tc>
          <w:tcPr>
            <w:tcW w:w="2066" w:type="dxa"/>
            <w:vAlign w:val="center"/>
          </w:tcPr>
          <w:p w14:paraId="0A44C742" w14:textId="77777777" w:rsidR="00CC3CB0" w:rsidRDefault="00000000">
            <w:pPr>
              <w:pStyle w:val="TableHeader"/>
              <w:rPr>
                <w:rFonts w:ascii="Arial" w:hAnsi="Arial"/>
                <w:color w:val="17365D" w:themeColor="text2" w:themeShade="BF"/>
                <w:szCs w:val="24"/>
              </w:rPr>
            </w:pPr>
            <w:r>
              <w:rPr>
                <w:rFonts w:ascii="Arial" w:hAnsi="Arial"/>
                <w:color w:val="17365D" w:themeColor="text2" w:themeShade="BF"/>
                <w:szCs w:val="24"/>
              </w:rPr>
              <w:t>Attachments</w:t>
            </w:r>
          </w:p>
        </w:tc>
        <w:tc>
          <w:tcPr>
            <w:tcW w:w="7886" w:type="dxa"/>
            <w:gridSpan w:val="3"/>
            <w:vAlign w:val="center"/>
          </w:tcPr>
          <w:p w14:paraId="0A44C743" w14:textId="77777777" w:rsidR="00CC3CB0" w:rsidRDefault="00000000">
            <w:pPr>
              <w:tabs>
                <w:tab w:val="left" w:pos="2052"/>
              </w:tabs>
              <w:ind w:left="360" w:right="72"/>
              <w:rPr>
                <w:rFonts w:ascii="Arial" w:hAnsi="Arial" w:cs="Arial"/>
                <w:i/>
                <w:iCs/>
                <w:color w:val="3366FF"/>
                <w:sz w:val="20"/>
              </w:rPr>
            </w:pPr>
            <w:r>
              <w:rPr>
                <w:rFonts w:ascii="Arial" w:hAnsi="Arial" w:cs="Arial"/>
                <w:i/>
                <w:iCs/>
                <w:color w:val="3366FF"/>
                <w:sz w:val="20"/>
                <w:lang w:eastAsia="zh-CN"/>
              </w:rPr>
              <w:t>I</w:t>
            </w:r>
            <w:r>
              <w:rPr>
                <w:rFonts w:ascii="Arial" w:hAnsi="Arial" w:cs="Arial" w:hint="eastAsia"/>
                <w:i/>
                <w:iCs/>
                <w:color w:val="3366FF"/>
                <w:sz w:val="20"/>
                <w:lang w:eastAsia="zh-CN"/>
              </w:rPr>
              <w:t>f</w:t>
            </w:r>
            <w:r>
              <w:rPr>
                <w:rFonts w:ascii="Arial" w:hAnsi="Arial" w:cs="Arial"/>
                <w:i/>
                <w:iCs/>
                <w:color w:val="3366FF"/>
                <w:sz w:val="20"/>
              </w:rPr>
              <w:t xml:space="preserve"> </w:t>
            </w:r>
            <w:r>
              <w:rPr>
                <w:rFonts w:ascii="Arial" w:hAnsi="Arial" w:cs="Arial" w:hint="eastAsia"/>
                <w:i/>
                <w:iCs/>
                <w:color w:val="3366FF"/>
                <w:sz w:val="20"/>
                <w:lang w:eastAsia="zh-CN"/>
              </w:rPr>
              <w:t>have</w:t>
            </w:r>
            <w:r>
              <w:rPr>
                <w:rFonts w:ascii="Arial" w:hAnsi="Arial" w:cs="Arial" w:hint="eastAsia"/>
                <w:i/>
                <w:iCs/>
                <w:color w:val="3366FF"/>
                <w:sz w:val="20"/>
                <w:lang w:eastAsia="zh-CN"/>
              </w:rPr>
              <w:t>：</w:t>
            </w:r>
          </w:p>
          <w:p w14:paraId="0A44C744" w14:textId="77777777" w:rsidR="00CC3CB0" w:rsidRDefault="00000000">
            <w:pPr>
              <w:tabs>
                <w:tab w:val="left" w:pos="2052"/>
              </w:tabs>
              <w:ind w:left="360" w:right="72"/>
              <w:jc w:val="center"/>
              <w:rPr>
                <w:rFonts w:ascii="Arial" w:hAnsi="Arial" w:cs="Arial"/>
                <w:i/>
                <w:iCs/>
                <w:color w:val="3366FF"/>
                <w:sz w:val="20"/>
              </w:rPr>
            </w:pPr>
            <w:r>
              <w:rPr>
                <w:rFonts w:ascii="Arial" w:hAnsi="Arial" w:cs="Arial"/>
                <w:i/>
                <w:iCs/>
                <w:color w:val="3366FF"/>
                <w:sz w:val="20"/>
              </w:rPr>
              <w:t>As-Is Documentation</w:t>
            </w:r>
            <w:proofErr w:type="gramStart"/>
            <w:r>
              <w:rPr>
                <w:rFonts w:ascii="Arial" w:hAnsi="Arial" w:cs="Arial"/>
                <w:i/>
                <w:iCs/>
                <w:color w:val="3366FF"/>
                <w:sz w:val="20"/>
              </w:rPr>
              <w:t>:  &lt;</w:t>
            </w:r>
            <w:proofErr w:type="gramEnd"/>
            <w:r>
              <w:rPr>
                <w:rFonts w:ascii="Arial" w:hAnsi="Arial" w:cs="Arial"/>
                <w:i/>
                <w:iCs/>
                <w:color w:val="3366FF"/>
                <w:sz w:val="20"/>
              </w:rPr>
              <w:t>Note: Link to documents&gt;</w:t>
            </w:r>
          </w:p>
          <w:p w14:paraId="0A44C745" w14:textId="77777777" w:rsidR="00CC3CB0" w:rsidRDefault="00000000">
            <w:pPr>
              <w:ind w:left="360" w:right="72"/>
              <w:jc w:val="center"/>
              <w:rPr>
                <w:rFonts w:ascii="Arial" w:hAnsi="Arial" w:cs="Arial"/>
                <w:i/>
                <w:iCs/>
                <w:color w:val="3366FF"/>
                <w:sz w:val="20"/>
              </w:rPr>
            </w:pPr>
            <w:r>
              <w:rPr>
                <w:rFonts w:ascii="Arial" w:hAnsi="Arial" w:cs="Arial"/>
                <w:i/>
                <w:iCs/>
                <w:color w:val="3366FF"/>
                <w:sz w:val="20"/>
              </w:rPr>
              <w:t>To-Be Documentation</w:t>
            </w:r>
            <w:proofErr w:type="gramStart"/>
            <w:r>
              <w:rPr>
                <w:rFonts w:ascii="Arial" w:hAnsi="Arial" w:cs="Arial"/>
                <w:i/>
                <w:iCs/>
                <w:color w:val="3366FF"/>
                <w:sz w:val="20"/>
              </w:rPr>
              <w:t>:  &lt;</w:t>
            </w:r>
            <w:proofErr w:type="gramEnd"/>
            <w:r>
              <w:rPr>
                <w:rFonts w:ascii="Arial" w:hAnsi="Arial" w:cs="Arial"/>
                <w:i/>
                <w:iCs/>
                <w:color w:val="3366FF"/>
                <w:sz w:val="20"/>
              </w:rPr>
              <w:t>Note: Link to documents&gt;</w:t>
            </w:r>
          </w:p>
          <w:p w14:paraId="0A44C746" w14:textId="77777777" w:rsidR="00CC3CB0" w:rsidRDefault="00000000">
            <w:pPr>
              <w:ind w:left="360" w:right="72"/>
              <w:jc w:val="center"/>
              <w:rPr>
                <w:rFonts w:ascii="Arial" w:hAnsi="Arial" w:cs="Arial"/>
                <w:i/>
                <w:iCs/>
                <w:color w:val="3366FF"/>
                <w:sz w:val="20"/>
              </w:rPr>
            </w:pPr>
            <w:r>
              <w:rPr>
                <w:rFonts w:ascii="Arial" w:hAnsi="Arial" w:cs="Arial"/>
                <w:i/>
                <w:iCs/>
                <w:color w:val="3366FF"/>
                <w:sz w:val="20"/>
              </w:rPr>
              <w:t>Gap Analysis Documentation</w:t>
            </w:r>
            <w:proofErr w:type="gramStart"/>
            <w:r>
              <w:rPr>
                <w:rFonts w:ascii="Arial" w:hAnsi="Arial" w:cs="Arial"/>
                <w:i/>
                <w:iCs/>
                <w:color w:val="3366FF"/>
                <w:sz w:val="20"/>
              </w:rPr>
              <w:t>:  &lt;</w:t>
            </w:r>
            <w:proofErr w:type="gramEnd"/>
            <w:r>
              <w:rPr>
                <w:rFonts w:ascii="Arial" w:hAnsi="Arial" w:cs="Arial"/>
                <w:i/>
                <w:iCs/>
                <w:color w:val="3366FF"/>
                <w:sz w:val="20"/>
              </w:rPr>
              <w:t>Note: Link to documents&gt;</w:t>
            </w:r>
          </w:p>
          <w:p w14:paraId="0A44C747" w14:textId="77777777" w:rsidR="00CC3CB0" w:rsidRDefault="00000000">
            <w:pPr>
              <w:ind w:left="360" w:right="72"/>
              <w:jc w:val="center"/>
              <w:rPr>
                <w:rFonts w:ascii="Arial" w:hAnsi="Arial" w:cs="Arial"/>
                <w:color w:val="17365D" w:themeColor="text2" w:themeShade="BF"/>
              </w:rPr>
            </w:pPr>
            <w:r>
              <w:rPr>
                <w:rFonts w:ascii="Arial" w:hAnsi="Arial" w:cs="Arial"/>
                <w:i/>
                <w:iCs/>
                <w:color w:val="3366FF"/>
                <w:sz w:val="20"/>
              </w:rPr>
              <w:t>Use Case Documentation</w:t>
            </w:r>
            <w:proofErr w:type="gramStart"/>
            <w:r>
              <w:rPr>
                <w:rFonts w:ascii="Arial" w:hAnsi="Arial" w:cs="Arial"/>
                <w:i/>
                <w:iCs/>
                <w:color w:val="3366FF"/>
                <w:sz w:val="20"/>
              </w:rPr>
              <w:t>:  &lt;</w:t>
            </w:r>
            <w:proofErr w:type="gramEnd"/>
            <w:r>
              <w:rPr>
                <w:rFonts w:ascii="Arial" w:hAnsi="Arial" w:cs="Arial"/>
                <w:i/>
                <w:iCs/>
                <w:color w:val="3366FF"/>
                <w:sz w:val="20"/>
              </w:rPr>
              <w:t>Note: Link to documents&gt;</w:t>
            </w:r>
          </w:p>
        </w:tc>
      </w:tr>
    </w:tbl>
    <w:p w14:paraId="0A44C749" w14:textId="77777777" w:rsidR="00CC3CB0" w:rsidRDefault="00000000">
      <w:pPr>
        <w:pStyle w:val="1"/>
        <w:spacing w:before="240" w:after="240"/>
        <w:ind w:left="0"/>
      </w:pPr>
      <w:bookmarkStart w:id="4" w:name="_Toc133976599"/>
      <w:bookmarkStart w:id="5" w:name="_Toc283806176"/>
      <w:bookmarkStart w:id="6" w:name="_Toc92888655"/>
      <w:r>
        <w:t>Revision / Change History</w:t>
      </w:r>
      <w:bookmarkEnd w:id="4"/>
      <w:bookmarkEnd w:id="5"/>
      <w:bookmarkEnd w:id="6"/>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4"/>
        <w:gridCol w:w="1886"/>
        <w:gridCol w:w="5760"/>
      </w:tblGrid>
      <w:tr w:rsidR="00CC3CB0" w14:paraId="0A44C74D" w14:textId="77777777">
        <w:trPr>
          <w:trHeight w:val="253"/>
        </w:trPr>
        <w:tc>
          <w:tcPr>
            <w:tcW w:w="2434" w:type="dxa"/>
            <w:shd w:val="clear" w:color="auto" w:fill="D9D9D9"/>
          </w:tcPr>
          <w:p w14:paraId="0A44C74A" w14:textId="77777777" w:rsidR="00CC3CB0" w:rsidRDefault="00000000">
            <w:pPr>
              <w:jc w:val="center"/>
              <w:rPr>
                <w:rFonts w:ascii="Arial" w:hAnsi="Arial" w:cs="Arial"/>
                <w:b/>
                <w:color w:val="17365D" w:themeColor="text2" w:themeShade="BF"/>
              </w:rPr>
            </w:pPr>
            <w:r>
              <w:rPr>
                <w:rFonts w:ascii="Arial" w:hAnsi="Arial" w:cs="Arial"/>
                <w:b/>
                <w:color w:val="17365D" w:themeColor="text2" w:themeShade="BF"/>
              </w:rPr>
              <w:t>Revision Level</w:t>
            </w:r>
          </w:p>
        </w:tc>
        <w:tc>
          <w:tcPr>
            <w:tcW w:w="1886" w:type="dxa"/>
            <w:shd w:val="clear" w:color="auto" w:fill="D9D9D9"/>
          </w:tcPr>
          <w:p w14:paraId="0A44C74B" w14:textId="77777777" w:rsidR="00CC3CB0" w:rsidRDefault="00000000">
            <w:pPr>
              <w:jc w:val="center"/>
              <w:rPr>
                <w:rFonts w:ascii="Arial" w:hAnsi="Arial" w:cs="Arial"/>
                <w:b/>
                <w:color w:val="17365D" w:themeColor="text2" w:themeShade="BF"/>
              </w:rPr>
            </w:pPr>
            <w:r>
              <w:rPr>
                <w:rFonts w:ascii="Arial" w:hAnsi="Arial" w:cs="Arial"/>
                <w:b/>
                <w:color w:val="17365D" w:themeColor="text2" w:themeShade="BF"/>
              </w:rPr>
              <w:t>Revision Date</w:t>
            </w:r>
          </w:p>
        </w:tc>
        <w:tc>
          <w:tcPr>
            <w:tcW w:w="5760" w:type="dxa"/>
            <w:shd w:val="clear" w:color="auto" w:fill="D9D9D9"/>
          </w:tcPr>
          <w:p w14:paraId="0A44C74C" w14:textId="77777777" w:rsidR="00CC3CB0" w:rsidRDefault="00000000">
            <w:pPr>
              <w:jc w:val="center"/>
              <w:rPr>
                <w:rFonts w:ascii="Arial" w:hAnsi="Arial" w:cs="Arial"/>
                <w:b/>
                <w:color w:val="17365D" w:themeColor="text2" w:themeShade="BF"/>
              </w:rPr>
            </w:pPr>
            <w:r>
              <w:rPr>
                <w:rFonts w:ascii="Arial" w:hAnsi="Arial" w:cs="Arial"/>
                <w:b/>
                <w:color w:val="17365D" w:themeColor="text2" w:themeShade="BF"/>
              </w:rPr>
              <w:t>Description of Changes</w:t>
            </w:r>
          </w:p>
        </w:tc>
      </w:tr>
      <w:tr w:rsidR="00CC3CB0" w14:paraId="0A44C751" w14:textId="77777777">
        <w:trPr>
          <w:trHeight w:val="260"/>
        </w:trPr>
        <w:tc>
          <w:tcPr>
            <w:tcW w:w="2434" w:type="dxa"/>
          </w:tcPr>
          <w:p w14:paraId="0A44C74E" w14:textId="77777777" w:rsidR="00CC3CB0" w:rsidRDefault="00000000">
            <w:pPr>
              <w:jc w:val="center"/>
              <w:rPr>
                <w:rFonts w:ascii="Arial" w:hAnsi="Arial" w:cs="Arial"/>
                <w:sz w:val="22"/>
                <w:szCs w:val="22"/>
              </w:rPr>
            </w:pPr>
            <w:r>
              <w:rPr>
                <w:rFonts w:ascii="Arial" w:hAnsi="Arial" w:cs="Arial"/>
                <w:sz w:val="22"/>
                <w:szCs w:val="22"/>
              </w:rPr>
              <w:t>01</w:t>
            </w:r>
          </w:p>
        </w:tc>
        <w:tc>
          <w:tcPr>
            <w:tcW w:w="1886" w:type="dxa"/>
          </w:tcPr>
          <w:p w14:paraId="0A44C74F" w14:textId="77777777" w:rsidR="00CC3CB0" w:rsidRDefault="00CC3CB0">
            <w:pPr>
              <w:jc w:val="center"/>
              <w:rPr>
                <w:rFonts w:ascii="Arial" w:hAnsi="Arial" w:cs="Arial"/>
                <w:sz w:val="22"/>
                <w:szCs w:val="22"/>
              </w:rPr>
            </w:pPr>
          </w:p>
        </w:tc>
        <w:tc>
          <w:tcPr>
            <w:tcW w:w="5760" w:type="dxa"/>
          </w:tcPr>
          <w:p w14:paraId="0A44C750" w14:textId="77777777" w:rsidR="00CC3CB0" w:rsidRDefault="00000000">
            <w:pPr>
              <w:numPr>
                <w:ilvl w:val="0"/>
                <w:numId w:val="9"/>
              </w:numPr>
              <w:rPr>
                <w:rFonts w:ascii="Arial" w:hAnsi="Arial" w:cs="Arial"/>
                <w:sz w:val="22"/>
                <w:szCs w:val="22"/>
              </w:rPr>
            </w:pPr>
            <w:r>
              <w:rPr>
                <w:rFonts w:ascii="Arial" w:hAnsi="Arial" w:cs="Arial"/>
                <w:sz w:val="22"/>
                <w:szCs w:val="22"/>
              </w:rPr>
              <w:t>Initial Project Version</w:t>
            </w:r>
          </w:p>
        </w:tc>
      </w:tr>
    </w:tbl>
    <w:p w14:paraId="0A44C752" w14:textId="77777777" w:rsidR="00CC3CB0" w:rsidRDefault="00CC3CB0">
      <w:pPr>
        <w:rPr>
          <w:rFonts w:ascii="Arial" w:hAnsi="Arial" w:cs="Arial"/>
          <w:b/>
          <w:i/>
          <w:sz w:val="28"/>
          <w:szCs w:val="28"/>
          <w:u w:val="single"/>
        </w:rPr>
      </w:pPr>
    </w:p>
    <w:p w14:paraId="0A44C753" w14:textId="77777777" w:rsidR="00CC3CB0" w:rsidRDefault="00000000">
      <w:pPr>
        <w:pStyle w:val="IndexBase"/>
        <w:spacing w:after="240" w:line="240" w:lineRule="auto"/>
        <w:ind w:left="0"/>
        <w:rPr>
          <w:rFonts w:ascii="Arial" w:hAnsi="Arial" w:cs="Arial"/>
          <w:color w:val="FF0000"/>
        </w:rPr>
      </w:pPr>
      <w:r>
        <w:rPr>
          <w:rFonts w:ascii="Arial" w:hAnsi="Arial" w:cs="Arial"/>
          <w:b/>
          <w:i/>
          <w:color w:val="FF0000"/>
        </w:rPr>
        <w:t>***Any changes to Requirements once this document is reviewed and approvals obtained must be approved by Project Manage</w:t>
      </w:r>
      <w:r>
        <w:rPr>
          <w:rFonts w:ascii="Arial" w:hAnsi="Arial" w:cs="Arial" w:hint="eastAsia"/>
          <w:b/>
          <w:i/>
          <w:color w:val="FF0000"/>
          <w:lang w:eastAsia="zh-CN"/>
        </w:rPr>
        <w:t>r</w:t>
      </w:r>
      <w:r>
        <w:rPr>
          <w:rFonts w:ascii="Arial" w:hAnsi="Arial" w:cs="Arial"/>
          <w:b/>
          <w:i/>
          <w:color w:val="FF0000"/>
        </w:rPr>
        <w:t>, the Business Sponsor(s) and Requirements Stakeholders (see Change Management in the Project Charter)</w:t>
      </w:r>
      <w:r>
        <w:rPr>
          <w:rFonts w:ascii="Arial" w:hAnsi="Arial" w:cs="Arial"/>
          <w:color w:val="FF0000"/>
        </w:rPr>
        <w:t>.</w:t>
      </w:r>
    </w:p>
    <w:p w14:paraId="0A44C754" w14:textId="77777777" w:rsidR="00CC3CB0" w:rsidRDefault="00000000">
      <w:pPr>
        <w:rPr>
          <w:rFonts w:ascii="Arial" w:hAnsi="Arial" w:cs="Arial"/>
          <w:i/>
          <w:iCs/>
          <w:color w:val="3366FF"/>
          <w:sz w:val="20"/>
        </w:rPr>
      </w:pPr>
      <w:r>
        <w:rPr>
          <w:rFonts w:ascii="Arial" w:hAnsi="Arial" w:cs="Arial"/>
          <w:i/>
          <w:iCs/>
          <w:color w:val="3366FF"/>
          <w:sz w:val="20"/>
        </w:rPr>
        <w:t xml:space="preserve">Note: for Low-level </w:t>
      </w:r>
      <w:r>
        <w:rPr>
          <w:rFonts w:ascii="Arial" w:hAnsi="Arial" w:cs="Arial" w:hint="eastAsia"/>
          <w:i/>
          <w:iCs/>
          <w:color w:val="3366FF"/>
          <w:sz w:val="20"/>
          <w:lang w:eastAsia="zh-CN"/>
        </w:rPr>
        <w:t>classification</w:t>
      </w:r>
      <w:r>
        <w:rPr>
          <w:rFonts w:ascii="Arial" w:hAnsi="Arial" w:cs="Arial"/>
          <w:i/>
          <w:iCs/>
          <w:color w:val="3366FF"/>
          <w:sz w:val="20"/>
        </w:rPr>
        <w:t xml:space="preserve"> </w:t>
      </w:r>
      <w:r>
        <w:rPr>
          <w:rFonts w:ascii="Arial" w:hAnsi="Arial" w:cs="Arial" w:hint="eastAsia"/>
          <w:i/>
          <w:iCs/>
          <w:color w:val="3366FF"/>
          <w:sz w:val="20"/>
          <w:lang w:eastAsia="zh-CN"/>
        </w:rPr>
        <w:t>project,</w:t>
      </w:r>
      <w:r>
        <w:rPr>
          <w:rFonts w:ascii="Arial" w:hAnsi="Arial" w:cs="Arial"/>
          <w:i/>
          <w:iCs/>
          <w:color w:val="3366FF"/>
          <w:sz w:val="20"/>
          <w:lang w:eastAsia="zh-CN"/>
        </w:rPr>
        <w:t xml:space="preserve"> IT Demand Document can be used instead of SOR. </w:t>
      </w:r>
      <w:r>
        <w:rPr>
          <w:rFonts w:ascii="Arial" w:hAnsi="Arial" w:cs="Arial"/>
          <w:i/>
          <w:iCs/>
          <w:color w:val="3366FF"/>
          <w:sz w:val="20"/>
        </w:rPr>
        <w:t xml:space="preserve"> SOR is not necessary for low-level classification project.  </w:t>
      </w:r>
    </w:p>
    <w:p w14:paraId="0A44C755" w14:textId="77777777" w:rsidR="00CC3CB0" w:rsidRDefault="00CC3CB0">
      <w:pPr>
        <w:rPr>
          <w:rFonts w:ascii="Arial" w:hAnsi="Arial" w:cs="Arial"/>
          <w:b/>
          <w:i/>
          <w:sz w:val="28"/>
          <w:szCs w:val="28"/>
          <w:u w:val="single"/>
        </w:rPr>
      </w:pPr>
    </w:p>
    <w:p w14:paraId="0A44C756" w14:textId="77777777" w:rsidR="00CC3CB0" w:rsidRDefault="00000000">
      <w:pPr>
        <w:rPr>
          <w:rFonts w:ascii="Arial" w:hAnsi="Arial" w:cs="Arial"/>
          <w:b/>
          <w:i/>
          <w:sz w:val="28"/>
          <w:szCs w:val="28"/>
          <w:u w:val="single"/>
        </w:rPr>
      </w:pPr>
      <w:r>
        <w:rPr>
          <w:rFonts w:ascii="Arial" w:hAnsi="Arial" w:cs="Arial"/>
          <w:b/>
          <w:i/>
          <w:sz w:val="28"/>
          <w:szCs w:val="28"/>
          <w:u w:val="single"/>
        </w:rPr>
        <w:br w:type="page"/>
      </w:r>
    </w:p>
    <w:p w14:paraId="0A44C757" w14:textId="77777777" w:rsidR="00CC3CB0" w:rsidRDefault="00CC3CB0">
      <w:pPr>
        <w:pStyle w:val="IndexBase"/>
        <w:spacing w:after="240" w:line="240" w:lineRule="auto"/>
        <w:ind w:left="0"/>
        <w:rPr>
          <w:rFonts w:ascii="Arial" w:hAnsi="Arial" w:cs="Arial"/>
          <w:b/>
          <w:i/>
          <w:sz w:val="28"/>
          <w:szCs w:val="28"/>
          <w:u w:val="single"/>
        </w:rPr>
      </w:pPr>
    </w:p>
    <w:sdt>
      <w:sdtPr>
        <w:rPr>
          <w:rFonts w:ascii="Times New Roman" w:eastAsia="Times New Roman" w:hAnsi="Times New Roman" w:cs="Times New Roman"/>
          <w:b w:val="0"/>
          <w:bCs w:val="0"/>
          <w:color w:val="auto"/>
          <w:sz w:val="24"/>
          <w:szCs w:val="24"/>
        </w:rPr>
        <w:id w:val="12344188"/>
        <w:docPartObj>
          <w:docPartGallery w:val="Table of Contents"/>
          <w:docPartUnique/>
        </w:docPartObj>
      </w:sdtPr>
      <w:sdtEndPr>
        <w:rPr>
          <w:rFonts w:eastAsia="宋体"/>
        </w:rPr>
      </w:sdtEndPr>
      <w:sdtContent>
        <w:p w14:paraId="0A44C758" w14:textId="77777777" w:rsidR="00CC3CB0" w:rsidRDefault="00000000">
          <w:pPr>
            <w:pStyle w:val="TOC10"/>
            <w:spacing w:before="0"/>
          </w:pPr>
          <w:r>
            <w:t>Table of Contents</w:t>
          </w:r>
        </w:p>
        <w:p w14:paraId="0A44C759" w14:textId="0718F02B" w:rsidR="00CC3CB0" w:rsidRDefault="00000000">
          <w:pPr>
            <w:pStyle w:val="TOC1"/>
            <w:rPr>
              <w:rFonts w:asciiTheme="minorHAnsi" w:hAnsiTheme="minorHAnsi" w:cstheme="minorBidi"/>
              <w:sz w:val="22"/>
              <w:szCs w:val="22"/>
              <w:lang w:eastAsia="zh-CN"/>
            </w:rPr>
          </w:pPr>
          <w:r>
            <w:fldChar w:fldCharType="begin"/>
          </w:r>
          <w:r>
            <w:instrText xml:space="preserve"> TOC \o "1-3" \h \z \u </w:instrText>
          </w:r>
          <w:r>
            <w:fldChar w:fldCharType="separate"/>
          </w:r>
          <w:hyperlink w:anchor="_Toc92888653" w:history="1">
            <w:r w:rsidR="00CC3CB0">
              <w:rPr>
                <w:rStyle w:val="af3"/>
                <w:lang w:eastAsia="zh-CN"/>
              </w:rPr>
              <w:t>IT Project</w:t>
            </w:r>
            <w:r w:rsidR="00CC3CB0">
              <w:rPr>
                <w:rStyle w:val="af3"/>
              </w:rPr>
              <w:t xml:space="preserve"> Statement of Requirement </w:t>
            </w:r>
            <w:r w:rsidR="00CC3CB0">
              <w:rPr>
                <w:rStyle w:val="af3"/>
                <w:lang w:eastAsia="zh-CN"/>
              </w:rPr>
              <w:t>Template</w:t>
            </w:r>
            <w:r w:rsidR="00CC3CB0">
              <w:tab/>
            </w:r>
            <w:r w:rsidR="00CC3CB0">
              <w:fldChar w:fldCharType="begin"/>
            </w:r>
            <w:r w:rsidR="00CC3CB0">
              <w:instrText xml:space="preserve"> PAGEREF _Toc92888653 \h </w:instrText>
            </w:r>
            <w:r w:rsidR="00CC3CB0">
              <w:fldChar w:fldCharType="separate"/>
            </w:r>
            <w:r w:rsidR="00C5424E">
              <w:rPr>
                <w:noProof/>
              </w:rPr>
              <w:t>1</w:t>
            </w:r>
            <w:r w:rsidR="00CC3CB0">
              <w:fldChar w:fldCharType="end"/>
            </w:r>
          </w:hyperlink>
        </w:p>
        <w:p w14:paraId="0A44C75A" w14:textId="36097CD9" w:rsidR="00CC3CB0" w:rsidRDefault="00CC3CB0">
          <w:pPr>
            <w:pStyle w:val="TOC1"/>
            <w:rPr>
              <w:rFonts w:asciiTheme="minorHAnsi" w:hAnsiTheme="minorHAnsi" w:cstheme="minorBidi"/>
              <w:sz w:val="22"/>
              <w:szCs w:val="22"/>
              <w:lang w:eastAsia="zh-CN"/>
            </w:rPr>
          </w:pPr>
          <w:r>
            <w:fldChar w:fldCharType="begin"/>
          </w:r>
          <w:r>
            <w:instrText>HYPERLINK \l "_Toc92888654"</w:instrText>
          </w:r>
          <w:r>
            <w:fldChar w:fldCharType="separate"/>
          </w:r>
          <w:r>
            <w:rPr>
              <w:rStyle w:val="af3"/>
            </w:rPr>
            <w:t>General Infor</w:t>
          </w:r>
          <w:r>
            <w:rPr>
              <w:rStyle w:val="af3"/>
              <w:shd w:val="clear" w:color="auto" w:fill="E6E6E6"/>
            </w:rPr>
            <w:t>mation</w:t>
          </w:r>
          <w:r>
            <w:tab/>
          </w:r>
          <w:r>
            <w:fldChar w:fldCharType="begin"/>
          </w:r>
          <w:r>
            <w:instrText xml:space="preserve"> PAGEREF _Toc92888654 \h </w:instrText>
          </w:r>
          <w:r>
            <w:fldChar w:fldCharType="separate"/>
          </w:r>
          <w:ins w:id="7" w:author="Liu,Tao (YFI,Liu Tao,Shanghai,CN)" w:date="2026-04-23T14:59:00Z" w16du:dateUtc="2026-04-23T06:59:00Z">
            <w:r w:rsidR="00C5424E">
              <w:rPr>
                <w:noProof/>
              </w:rPr>
              <w:t>1</w:t>
            </w:r>
          </w:ins>
          <w:del w:id="8" w:author="Liu,Tao (YFI,Liu Tao,Shanghai,CN)" w:date="2026-04-23T14:59:00Z" w16du:dateUtc="2026-04-23T06:59:00Z">
            <w:r w:rsidDel="00C5424E">
              <w:rPr>
                <w:noProof/>
              </w:rPr>
              <w:delText>2</w:delText>
            </w:r>
          </w:del>
          <w:r>
            <w:fldChar w:fldCharType="end"/>
          </w:r>
          <w:r>
            <w:fldChar w:fldCharType="end"/>
          </w:r>
        </w:p>
        <w:p w14:paraId="0A44C75B" w14:textId="25076A13" w:rsidR="00CC3CB0" w:rsidRDefault="00CC3CB0">
          <w:pPr>
            <w:pStyle w:val="TOC1"/>
            <w:rPr>
              <w:rFonts w:asciiTheme="minorHAnsi" w:hAnsiTheme="minorHAnsi" w:cstheme="minorBidi"/>
              <w:sz w:val="22"/>
              <w:szCs w:val="22"/>
              <w:lang w:eastAsia="zh-CN"/>
            </w:rPr>
          </w:pPr>
          <w:r>
            <w:fldChar w:fldCharType="begin"/>
          </w:r>
          <w:r>
            <w:instrText>HYPERLINK \l "_Toc92888655"</w:instrText>
          </w:r>
          <w:r>
            <w:fldChar w:fldCharType="separate"/>
          </w:r>
          <w:r>
            <w:rPr>
              <w:rStyle w:val="af3"/>
            </w:rPr>
            <w:t>Revision / Change History</w:t>
          </w:r>
          <w:r>
            <w:tab/>
          </w:r>
          <w:r>
            <w:fldChar w:fldCharType="begin"/>
          </w:r>
          <w:r>
            <w:instrText xml:space="preserve"> PAGEREF _Toc92888655 \h </w:instrText>
          </w:r>
          <w:r>
            <w:fldChar w:fldCharType="separate"/>
          </w:r>
          <w:ins w:id="9" w:author="Liu,Tao (YFI,Liu Tao,Shanghai,CN)" w:date="2026-04-23T14:59:00Z" w16du:dateUtc="2026-04-23T06:59:00Z">
            <w:r w:rsidR="00C5424E">
              <w:rPr>
                <w:noProof/>
              </w:rPr>
              <w:t>1</w:t>
            </w:r>
          </w:ins>
          <w:del w:id="10" w:author="Liu,Tao (YFI,Liu Tao,Shanghai,CN)" w:date="2026-04-23T14:59:00Z" w16du:dateUtc="2026-04-23T06:59:00Z">
            <w:r w:rsidDel="00C5424E">
              <w:rPr>
                <w:noProof/>
              </w:rPr>
              <w:delText>2</w:delText>
            </w:r>
          </w:del>
          <w:r>
            <w:fldChar w:fldCharType="end"/>
          </w:r>
          <w:r>
            <w:fldChar w:fldCharType="end"/>
          </w:r>
        </w:p>
        <w:p w14:paraId="0A44C75C" w14:textId="287D1B31" w:rsidR="00CC3CB0" w:rsidRDefault="00CC3CB0">
          <w:pPr>
            <w:pStyle w:val="TOC1"/>
            <w:rPr>
              <w:rFonts w:asciiTheme="minorHAnsi" w:hAnsiTheme="minorHAnsi" w:cstheme="minorBidi"/>
              <w:sz w:val="22"/>
              <w:szCs w:val="22"/>
              <w:lang w:eastAsia="zh-CN"/>
            </w:rPr>
          </w:pPr>
          <w:r>
            <w:fldChar w:fldCharType="begin"/>
          </w:r>
          <w:r>
            <w:instrText>HYPERLINK \l "_Toc92888656"</w:instrText>
          </w:r>
          <w:r>
            <w:fldChar w:fldCharType="separate"/>
          </w:r>
          <w:r>
            <w:rPr>
              <w:rStyle w:val="af3"/>
            </w:rPr>
            <w:t>1</w:t>
          </w:r>
          <w:r>
            <w:rPr>
              <w:rFonts w:asciiTheme="minorHAnsi" w:hAnsiTheme="minorHAnsi" w:cstheme="minorBidi"/>
              <w:sz w:val="22"/>
              <w:szCs w:val="22"/>
              <w:lang w:eastAsia="zh-CN"/>
            </w:rPr>
            <w:tab/>
          </w:r>
          <w:r>
            <w:rPr>
              <w:rStyle w:val="af3"/>
            </w:rPr>
            <w:t>Introduction</w:t>
          </w:r>
          <w:r>
            <w:tab/>
          </w:r>
          <w:r>
            <w:fldChar w:fldCharType="begin"/>
          </w:r>
          <w:r>
            <w:instrText xml:space="preserve"> PAGEREF _Toc92888656 \h </w:instrText>
          </w:r>
          <w:r>
            <w:fldChar w:fldCharType="separate"/>
          </w:r>
          <w:ins w:id="11" w:author="Liu,Tao (YFI,Liu Tao,Shanghai,CN)" w:date="2026-04-23T14:59:00Z" w16du:dateUtc="2026-04-23T06:59:00Z">
            <w:r w:rsidR="00C5424E">
              <w:rPr>
                <w:noProof/>
              </w:rPr>
              <w:t>3</w:t>
            </w:r>
          </w:ins>
          <w:del w:id="12" w:author="Liu,Tao (YFI,Liu Tao,Shanghai,CN)" w:date="2026-04-23T14:59:00Z" w16du:dateUtc="2026-04-23T06:59:00Z">
            <w:r w:rsidDel="00C5424E">
              <w:rPr>
                <w:noProof/>
              </w:rPr>
              <w:delText>4</w:delText>
            </w:r>
          </w:del>
          <w:r>
            <w:fldChar w:fldCharType="end"/>
          </w:r>
          <w:r>
            <w:fldChar w:fldCharType="end"/>
          </w:r>
        </w:p>
        <w:p w14:paraId="0A44C75D" w14:textId="6288FACB" w:rsidR="00CC3CB0" w:rsidRDefault="00CC3CB0">
          <w:pPr>
            <w:pStyle w:val="TOC1"/>
            <w:rPr>
              <w:rFonts w:asciiTheme="minorHAnsi" w:hAnsiTheme="minorHAnsi" w:cstheme="minorBidi"/>
              <w:sz w:val="22"/>
              <w:szCs w:val="22"/>
              <w:lang w:eastAsia="zh-CN"/>
            </w:rPr>
          </w:pPr>
          <w:r>
            <w:fldChar w:fldCharType="begin"/>
          </w:r>
          <w:r>
            <w:instrText>HYPERLINK \l "_Toc92888657"</w:instrText>
          </w:r>
          <w:r>
            <w:fldChar w:fldCharType="separate"/>
          </w:r>
          <w:r>
            <w:rPr>
              <w:rStyle w:val="af3"/>
            </w:rPr>
            <w:t>2</w:t>
          </w:r>
          <w:r>
            <w:rPr>
              <w:rFonts w:asciiTheme="minorHAnsi" w:hAnsiTheme="minorHAnsi" w:cstheme="minorBidi"/>
              <w:sz w:val="22"/>
              <w:szCs w:val="22"/>
              <w:lang w:eastAsia="zh-CN"/>
            </w:rPr>
            <w:tab/>
          </w:r>
          <w:r>
            <w:rPr>
              <w:rStyle w:val="af3"/>
            </w:rPr>
            <w:t>Scope</w:t>
          </w:r>
          <w:r>
            <w:tab/>
          </w:r>
          <w:r>
            <w:fldChar w:fldCharType="begin"/>
          </w:r>
          <w:r>
            <w:instrText xml:space="preserve"> PAGEREF _Toc92888657 \h </w:instrText>
          </w:r>
          <w:r>
            <w:fldChar w:fldCharType="separate"/>
          </w:r>
          <w:ins w:id="13" w:author="Liu,Tao (YFI,Liu Tao,Shanghai,CN)" w:date="2026-04-23T14:59:00Z" w16du:dateUtc="2026-04-23T06:59:00Z">
            <w:r w:rsidR="00C5424E">
              <w:rPr>
                <w:noProof/>
              </w:rPr>
              <w:t>3</w:t>
            </w:r>
          </w:ins>
          <w:del w:id="14" w:author="Liu,Tao (YFI,Liu Tao,Shanghai,CN)" w:date="2026-04-23T14:59:00Z" w16du:dateUtc="2026-04-23T06:59:00Z">
            <w:r w:rsidDel="00C5424E">
              <w:rPr>
                <w:noProof/>
              </w:rPr>
              <w:delText>4</w:delText>
            </w:r>
          </w:del>
          <w:r>
            <w:fldChar w:fldCharType="end"/>
          </w:r>
          <w:r>
            <w:fldChar w:fldCharType="end"/>
          </w:r>
        </w:p>
        <w:p w14:paraId="0A44C75E" w14:textId="3C0A2F57" w:rsidR="00CC3CB0" w:rsidRDefault="00CC3CB0">
          <w:pPr>
            <w:pStyle w:val="TOC2"/>
            <w:rPr>
              <w:rFonts w:asciiTheme="minorHAnsi" w:hAnsiTheme="minorHAnsi" w:cstheme="minorBidi"/>
              <w:sz w:val="22"/>
              <w:lang w:eastAsia="zh-CN"/>
            </w:rPr>
          </w:pPr>
          <w:r>
            <w:fldChar w:fldCharType="begin"/>
          </w:r>
          <w:r>
            <w:instrText>HYPERLINK \l "_Toc92888658"</w:instrText>
          </w:r>
          <w:r>
            <w:fldChar w:fldCharType="separate"/>
          </w:r>
          <w:r>
            <w:rPr>
              <w:rStyle w:val="af3"/>
            </w:rPr>
            <w:t>2.1</w:t>
          </w:r>
          <w:r>
            <w:rPr>
              <w:rFonts w:asciiTheme="minorHAnsi" w:hAnsiTheme="minorHAnsi" w:cstheme="minorBidi"/>
              <w:sz w:val="22"/>
              <w:lang w:eastAsia="zh-CN"/>
            </w:rPr>
            <w:tab/>
          </w:r>
          <w:r>
            <w:rPr>
              <w:rStyle w:val="af3"/>
            </w:rPr>
            <w:t>Scope Include</w:t>
          </w:r>
          <w:r>
            <w:tab/>
          </w:r>
          <w:r>
            <w:fldChar w:fldCharType="begin"/>
          </w:r>
          <w:r>
            <w:instrText xml:space="preserve"> PAGEREF _Toc92888658 \h </w:instrText>
          </w:r>
          <w:r>
            <w:fldChar w:fldCharType="separate"/>
          </w:r>
          <w:ins w:id="15" w:author="Liu,Tao (YFI,Liu Tao,Shanghai,CN)" w:date="2026-04-23T14:59:00Z" w16du:dateUtc="2026-04-23T06:59:00Z">
            <w:r w:rsidR="00C5424E">
              <w:rPr>
                <w:noProof/>
              </w:rPr>
              <w:t>3</w:t>
            </w:r>
          </w:ins>
          <w:del w:id="16" w:author="Liu,Tao (YFI,Liu Tao,Shanghai,CN)" w:date="2026-04-23T14:59:00Z" w16du:dateUtc="2026-04-23T06:59:00Z">
            <w:r w:rsidDel="00C5424E">
              <w:rPr>
                <w:noProof/>
              </w:rPr>
              <w:delText>4</w:delText>
            </w:r>
          </w:del>
          <w:r>
            <w:fldChar w:fldCharType="end"/>
          </w:r>
          <w:r>
            <w:fldChar w:fldCharType="end"/>
          </w:r>
        </w:p>
        <w:p w14:paraId="0A44C75F" w14:textId="6DC6DE2A" w:rsidR="00CC3CB0" w:rsidRDefault="00CC3CB0">
          <w:pPr>
            <w:pStyle w:val="TOC2"/>
            <w:rPr>
              <w:rFonts w:asciiTheme="minorHAnsi" w:hAnsiTheme="minorHAnsi" w:cstheme="minorBidi"/>
              <w:sz w:val="22"/>
              <w:lang w:eastAsia="zh-CN"/>
            </w:rPr>
          </w:pPr>
          <w:r>
            <w:fldChar w:fldCharType="begin"/>
          </w:r>
          <w:r>
            <w:instrText>HYPERLINK \l "_Toc92888659"</w:instrText>
          </w:r>
          <w:r>
            <w:fldChar w:fldCharType="separate"/>
          </w:r>
          <w:r>
            <w:rPr>
              <w:rStyle w:val="af3"/>
            </w:rPr>
            <w:t>2.2</w:t>
          </w:r>
          <w:r>
            <w:rPr>
              <w:rFonts w:asciiTheme="minorHAnsi" w:hAnsiTheme="minorHAnsi" w:cstheme="minorBidi"/>
              <w:sz w:val="22"/>
              <w:lang w:eastAsia="zh-CN"/>
            </w:rPr>
            <w:tab/>
          </w:r>
          <w:r>
            <w:rPr>
              <w:rStyle w:val="af3"/>
            </w:rPr>
            <w:t>Scope Exclude</w:t>
          </w:r>
          <w:r>
            <w:tab/>
          </w:r>
          <w:r>
            <w:fldChar w:fldCharType="begin"/>
          </w:r>
          <w:r>
            <w:instrText xml:space="preserve"> PAGEREF _Toc92888659 \h </w:instrText>
          </w:r>
          <w:r>
            <w:fldChar w:fldCharType="separate"/>
          </w:r>
          <w:ins w:id="17" w:author="Liu,Tao (YFI,Liu Tao,Shanghai,CN)" w:date="2026-04-23T14:59:00Z" w16du:dateUtc="2026-04-23T06:59:00Z">
            <w:r w:rsidR="00C5424E">
              <w:rPr>
                <w:noProof/>
              </w:rPr>
              <w:t>3</w:t>
            </w:r>
          </w:ins>
          <w:del w:id="18" w:author="Liu,Tao (YFI,Liu Tao,Shanghai,CN)" w:date="2026-04-23T14:59:00Z" w16du:dateUtc="2026-04-23T06:59:00Z">
            <w:r w:rsidDel="00C5424E">
              <w:rPr>
                <w:noProof/>
              </w:rPr>
              <w:delText>4</w:delText>
            </w:r>
          </w:del>
          <w:r>
            <w:fldChar w:fldCharType="end"/>
          </w:r>
          <w:r>
            <w:fldChar w:fldCharType="end"/>
          </w:r>
        </w:p>
        <w:p w14:paraId="0A44C760" w14:textId="0145EEFE" w:rsidR="00CC3CB0" w:rsidRDefault="00CC3CB0">
          <w:pPr>
            <w:pStyle w:val="TOC1"/>
            <w:rPr>
              <w:rFonts w:asciiTheme="minorHAnsi" w:hAnsiTheme="minorHAnsi" w:cstheme="minorBidi"/>
              <w:sz w:val="22"/>
              <w:szCs w:val="22"/>
              <w:lang w:eastAsia="zh-CN"/>
            </w:rPr>
          </w:pPr>
          <w:r>
            <w:fldChar w:fldCharType="begin"/>
          </w:r>
          <w:r>
            <w:instrText>HYPERLINK \l "_Toc92888660"</w:instrText>
          </w:r>
          <w:r>
            <w:fldChar w:fldCharType="separate"/>
          </w:r>
          <w:r>
            <w:rPr>
              <w:rStyle w:val="af3"/>
            </w:rPr>
            <w:t>3</w:t>
          </w:r>
          <w:r>
            <w:rPr>
              <w:rFonts w:asciiTheme="minorHAnsi" w:hAnsiTheme="minorHAnsi" w:cstheme="minorBidi"/>
              <w:sz w:val="22"/>
              <w:szCs w:val="22"/>
              <w:lang w:eastAsia="zh-CN"/>
            </w:rPr>
            <w:tab/>
          </w:r>
          <w:r>
            <w:rPr>
              <w:rStyle w:val="af3"/>
            </w:rPr>
            <w:t>Users</w:t>
          </w:r>
          <w:r>
            <w:tab/>
          </w:r>
          <w:r>
            <w:fldChar w:fldCharType="begin"/>
          </w:r>
          <w:r>
            <w:instrText xml:space="preserve"> PAGEREF _Toc92888660 \h </w:instrText>
          </w:r>
          <w:r>
            <w:fldChar w:fldCharType="separate"/>
          </w:r>
          <w:ins w:id="19" w:author="Liu,Tao (YFI,Liu Tao,Shanghai,CN)" w:date="2026-04-23T14:59:00Z" w16du:dateUtc="2026-04-23T06:59:00Z">
            <w:r w:rsidR="00C5424E">
              <w:rPr>
                <w:noProof/>
              </w:rPr>
              <w:t>3</w:t>
            </w:r>
          </w:ins>
          <w:del w:id="20" w:author="Liu,Tao (YFI,Liu Tao,Shanghai,CN)" w:date="2026-04-23T14:59:00Z" w16du:dateUtc="2026-04-23T06:59:00Z">
            <w:r w:rsidDel="00C5424E">
              <w:rPr>
                <w:noProof/>
              </w:rPr>
              <w:delText>4</w:delText>
            </w:r>
          </w:del>
          <w:r>
            <w:fldChar w:fldCharType="end"/>
          </w:r>
          <w:r>
            <w:fldChar w:fldCharType="end"/>
          </w:r>
        </w:p>
        <w:p w14:paraId="0A44C761" w14:textId="36FF59E0" w:rsidR="00CC3CB0" w:rsidRDefault="00CC3CB0">
          <w:pPr>
            <w:pStyle w:val="TOC1"/>
            <w:rPr>
              <w:rFonts w:asciiTheme="minorHAnsi" w:hAnsiTheme="minorHAnsi" w:cstheme="minorBidi"/>
              <w:sz w:val="22"/>
              <w:szCs w:val="22"/>
              <w:lang w:eastAsia="zh-CN"/>
            </w:rPr>
          </w:pPr>
          <w:hyperlink w:anchor="_Toc92888661" w:history="1">
            <w:r>
              <w:rPr>
                <w:rStyle w:val="af3"/>
              </w:rPr>
              <w:t>4</w:t>
            </w:r>
            <w:r>
              <w:rPr>
                <w:rFonts w:asciiTheme="minorHAnsi" w:hAnsiTheme="minorHAnsi" w:cstheme="minorBidi"/>
                <w:sz w:val="22"/>
                <w:szCs w:val="22"/>
                <w:lang w:eastAsia="zh-CN"/>
              </w:rPr>
              <w:tab/>
            </w:r>
            <w:r>
              <w:rPr>
                <w:rStyle w:val="af3"/>
              </w:rPr>
              <w:t>Functional Requirements</w:t>
            </w:r>
            <w:r>
              <w:tab/>
            </w:r>
            <w:r>
              <w:fldChar w:fldCharType="begin"/>
            </w:r>
            <w:r>
              <w:instrText xml:space="preserve"> PAGEREF _Toc92888661 \h </w:instrText>
            </w:r>
            <w:r>
              <w:fldChar w:fldCharType="separate"/>
            </w:r>
            <w:r w:rsidR="00C5424E">
              <w:rPr>
                <w:noProof/>
              </w:rPr>
              <w:t>4</w:t>
            </w:r>
            <w:r>
              <w:fldChar w:fldCharType="end"/>
            </w:r>
          </w:hyperlink>
        </w:p>
        <w:p w14:paraId="0A44C762" w14:textId="7D27AB88" w:rsidR="00CC3CB0" w:rsidRDefault="00CC3CB0">
          <w:pPr>
            <w:pStyle w:val="TOC1"/>
            <w:rPr>
              <w:rFonts w:asciiTheme="minorHAnsi" w:hAnsiTheme="minorHAnsi" w:cstheme="minorBidi"/>
              <w:sz w:val="22"/>
              <w:szCs w:val="22"/>
              <w:lang w:eastAsia="zh-CN"/>
            </w:rPr>
          </w:pPr>
          <w:r>
            <w:fldChar w:fldCharType="begin"/>
          </w:r>
          <w:r>
            <w:instrText>HYPERLINK \l "_Toc92888662"</w:instrText>
          </w:r>
          <w:r>
            <w:fldChar w:fldCharType="separate"/>
          </w:r>
          <w:r>
            <w:rPr>
              <w:rStyle w:val="af3"/>
            </w:rPr>
            <w:t>5</w:t>
          </w:r>
          <w:r>
            <w:rPr>
              <w:rFonts w:asciiTheme="minorHAnsi" w:hAnsiTheme="minorHAnsi" w:cstheme="minorBidi"/>
              <w:sz w:val="22"/>
              <w:szCs w:val="22"/>
              <w:lang w:eastAsia="zh-CN"/>
            </w:rPr>
            <w:tab/>
          </w:r>
          <w:r>
            <w:rPr>
              <w:rStyle w:val="af3"/>
            </w:rPr>
            <w:t>Security Requirements</w:t>
          </w:r>
          <w:r>
            <w:tab/>
          </w:r>
          <w:r>
            <w:fldChar w:fldCharType="begin"/>
          </w:r>
          <w:r>
            <w:instrText xml:space="preserve"> PAGEREF _Toc92888662 \h </w:instrText>
          </w:r>
          <w:r>
            <w:fldChar w:fldCharType="separate"/>
          </w:r>
          <w:ins w:id="21" w:author="Liu,Tao (YFI,Liu Tao,Shanghai,CN)" w:date="2026-04-23T14:59:00Z" w16du:dateUtc="2026-04-23T06:59:00Z">
            <w:r w:rsidR="00C5424E">
              <w:rPr>
                <w:noProof/>
              </w:rPr>
              <w:t>10</w:t>
            </w:r>
          </w:ins>
          <w:del w:id="22" w:author="Liu,Tao (YFI,Liu Tao,Shanghai,CN)" w:date="2026-04-23T14:59:00Z" w16du:dateUtc="2026-04-23T06:59:00Z">
            <w:r w:rsidDel="00C5424E">
              <w:rPr>
                <w:noProof/>
              </w:rPr>
              <w:delText>5</w:delText>
            </w:r>
          </w:del>
          <w:r>
            <w:fldChar w:fldCharType="end"/>
          </w:r>
          <w:r>
            <w:fldChar w:fldCharType="end"/>
          </w:r>
        </w:p>
        <w:p w14:paraId="0A44C763" w14:textId="75EC7358" w:rsidR="00CC3CB0" w:rsidRDefault="00CC3CB0">
          <w:pPr>
            <w:pStyle w:val="TOC2"/>
            <w:rPr>
              <w:rFonts w:asciiTheme="minorHAnsi" w:hAnsiTheme="minorHAnsi" w:cstheme="minorBidi"/>
              <w:sz w:val="22"/>
              <w:lang w:eastAsia="zh-CN"/>
            </w:rPr>
          </w:pPr>
          <w:r>
            <w:fldChar w:fldCharType="begin"/>
          </w:r>
          <w:r>
            <w:instrText>HYPERLINK \l "_Toc92888663"</w:instrText>
          </w:r>
          <w:r>
            <w:fldChar w:fldCharType="separate"/>
          </w:r>
          <w:r>
            <w:rPr>
              <w:rStyle w:val="af3"/>
            </w:rPr>
            <w:t>5.1</w:t>
          </w:r>
          <w:r>
            <w:rPr>
              <w:rFonts w:asciiTheme="minorHAnsi" w:hAnsiTheme="minorHAnsi" w:cstheme="minorBidi"/>
              <w:sz w:val="22"/>
              <w:lang w:eastAsia="zh-CN"/>
            </w:rPr>
            <w:tab/>
          </w:r>
          <w:r>
            <w:rPr>
              <w:rStyle w:val="af3"/>
            </w:rPr>
            <w:t>Classification</w:t>
          </w:r>
          <w:r>
            <w:tab/>
          </w:r>
          <w:r>
            <w:fldChar w:fldCharType="begin"/>
          </w:r>
          <w:r>
            <w:instrText xml:space="preserve"> PAGEREF _Toc92888663 \h </w:instrText>
          </w:r>
          <w:r>
            <w:fldChar w:fldCharType="separate"/>
          </w:r>
          <w:ins w:id="23" w:author="Liu,Tao (YFI,Liu Tao,Shanghai,CN)" w:date="2026-04-23T14:59:00Z" w16du:dateUtc="2026-04-23T06:59:00Z">
            <w:r w:rsidR="00C5424E">
              <w:rPr>
                <w:noProof/>
              </w:rPr>
              <w:t>10</w:t>
            </w:r>
          </w:ins>
          <w:del w:id="24" w:author="Liu,Tao (YFI,Liu Tao,Shanghai,CN)" w:date="2026-04-23T14:59:00Z" w16du:dateUtc="2026-04-23T06:59:00Z">
            <w:r w:rsidDel="00C5424E">
              <w:rPr>
                <w:noProof/>
              </w:rPr>
              <w:delText>5</w:delText>
            </w:r>
          </w:del>
          <w:r>
            <w:fldChar w:fldCharType="end"/>
          </w:r>
          <w:r>
            <w:fldChar w:fldCharType="end"/>
          </w:r>
        </w:p>
        <w:p w14:paraId="0A44C764" w14:textId="0B11E963" w:rsidR="00CC3CB0" w:rsidRDefault="00CC3CB0">
          <w:pPr>
            <w:pStyle w:val="TOC2"/>
            <w:rPr>
              <w:rFonts w:asciiTheme="minorHAnsi" w:hAnsiTheme="minorHAnsi" w:cstheme="minorBidi"/>
              <w:sz w:val="22"/>
              <w:lang w:eastAsia="zh-CN"/>
            </w:rPr>
          </w:pPr>
          <w:r>
            <w:fldChar w:fldCharType="begin"/>
          </w:r>
          <w:r>
            <w:instrText>HYPERLINK \l "_Toc92888664"</w:instrText>
          </w:r>
          <w:r>
            <w:fldChar w:fldCharType="separate"/>
          </w:r>
          <w:r>
            <w:rPr>
              <w:rStyle w:val="af3"/>
            </w:rPr>
            <w:t>5.2</w:t>
          </w:r>
          <w:r>
            <w:rPr>
              <w:rFonts w:asciiTheme="minorHAnsi" w:hAnsiTheme="minorHAnsi" w:cstheme="minorBidi"/>
              <w:sz w:val="22"/>
              <w:lang w:eastAsia="zh-CN"/>
            </w:rPr>
            <w:tab/>
          </w:r>
          <w:r>
            <w:rPr>
              <w:rStyle w:val="af3"/>
            </w:rPr>
            <w:t>Commercial Compliance</w:t>
          </w:r>
          <w:r>
            <w:tab/>
          </w:r>
          <w:r>
            <w:fldChar w:fldCharType="begin"/>
          </w:r>
          <w:r>
            <w:instrText xml:space="preserve"> PAGEREF _Toc92888664 \h </w:instrText>
          </w:r>
          <w:r>
            <w:fldChar w:fldCharType="separate"/>
          </w:r>
          <w:ins w:id="25" w:author="Liu,Tao (YFI,Liu Tao,Shanghai,CN)" w:date="2026-04-23T14:59:00Z" w16du:dateUtc="2026-04-23T06:59:00Z">
            <w:r w:rsidR="00C5424E">
              <w:rPr>
                <w:noProof/>
              </w:rPr>
              <w:t>11</w:t>
            </w:r>
          </w:ins>
          <w:del w:id="26" w:author="Liu,Tao (YFI,Liu Tao,Shanghai,CN)" w:date="2026-04-23T14:59:00Z" w16du:dateUtc="2026-04-23T06:59:00Z">
            <w:r w:rsidDel="00C5424E">
              <w:rPr>
                <w:noProof/>
              </w:rPr>
              <w:delText>5</w:delText>
            </w:r>
          </w:del>
          <w:r>
            <w:fldChar w:fldCharType="end"/>
          </w:r>
          <w:r>
            <w:fldChar w:fldCharType="end"/>
          </w:r>
        </w:p>
        <w:p w14:paraId="0A44C765" w14:textId="49333C87" w:rsidR="00CC3CB0" w:rsidRDefault="00CC3CB0">
          <w:pPr>
            <w:pStyle w:val="TOC2"/>
            <w:rPr>
              <w:rFonts w:asciiTheme="minorHAnsi" w:hAnsiTheme="minorHAnsi" w:cstheme="minorBidi"/>
              <w:sz w:val="22"/>
              <w:lang w:eastAsia="zh-CN"/>
            </w:rPr>
          </w:pPr>
          <w:r>
            <w:fldChar w:fldCharType="begin"/>
          </w:r>
          <w:r>
            <w:instrText>HYPERLINK \l "_Toc92888665"</w:instrText>
          </w:r>
          <w:r>
            <w:fldChar w:fldCharType="separate"/>
          </w:r>
          <w:r>
            <w:rPr>
              <w:rStyle w:val="af3"/>
            </w:rPr>
            <w:t>5.3</w:t>
          </w:r>
          <w:r>
            <w:rPr>
              <w:rFonts w:asciiTheme="minorHAnsi" w:hAnsiTheme="minorHAnsi" w:cstheme="minorBidi"/>
              <w:sz w:val="22"/>
              <w:lang w:eastAsia="zh-CN"/>
            </w:rPr>
            <w:tab/>
          </w:r>
          <w:r>
            <w:rPr>
              <w:rStyle w:val="af3"/>
            </w:rPr>
            <w:t>Access Control</w:t>
          </w:r>
          <w:r>
            <w:tab/>
          </w:r>
          <w:r>
            <w:fldChar w:fldCharType="begin"/>
          </w:r>
          <w:r>
            <w:instrText xml:space="preserve"> PAGEREF _Toc92888665 \h </w:instrText>
          </w:r>
          <w:r>
            <w:fldChar w:fldCharType="separate"/>
          </w:r>
          <w:ins w:id="27" w:author="Liu,Tao (YFI,Liu Tao,Shanghai,CN)" w:date="2026-04-23T14:59:00Z" w16du:dateUtc="2026-04-23T06:59:00Z">
            <w:r w:rsidR="00C5424E">
              <w:rPr>
                <w:noProof/>
              </w:rPr>
              <w:t>11</w:t>
            </w:r>
          </w:ins>
          <w:del w:id="28" w:author="Liu,Tao (YFI,Liu Tao,Shanghai,CN)" w:date="2026-04-23T14:59:00Z" w16du:dateUtc="2026-04-23T06:59:00Z">
            <w:r w:rsidDel="00C5424E">
              <w:rPr>
                <w:noProof/>
              </w:rPr>
              <w:delText>5</w:delText>
            </w:r>
          </w:del>
          <w:r>
            <w:fldChar w:fldCharType="end"/>
          </w:r>
          <w:r>
            <w:fldChar w:fldCharType="end"/>
          </w:r>
        </w:p>
        <w:p w14:paraId="0A44C766" w14:textId="4DA5DE69" w:rsidR="00CC3CB0" w:rsidRDefault="00CC3CB0">
          <w:pPr>
            <w:pStyle w:val="TOC2"/>
            <w:rPr>
              <w:rFonts w:asciiTheme="minorHAnsi" w:hAnsiTheme="minorHAnsi" w:cstheme="minorBidi"/>
              <w:sz w:val="22"/>
              <w:lang w:eastAsia="zh-CN"/>
            </w:rPr>
          </w:pPr>
          <w:r>
            <w:fldChar w:fldCharType="begin"/>
          </w:r>
          <w:r>
            <w:instrText>HYPERLINK \l "_Toc92888666"</w:instrText>
          </w:r>
          <w:r>
            <w:fldChar w:fldCharType="separate"/>
          </w:r>
          <w:r>
            <w:rPr>
              <w:rStyle w:val="af3"/>
            </w:rPr>
            <w:t>5.4</w:t>
          </w:r>
          <w:r>
            <w:rPr>
              <w:rFonts w:asciiTheme="minorHAnsi" w:hAnsiTheme="minorHAnsi" w:cstheme="minorBidi"/>
              <w:sz w:val="22"/>
              <w:lang w:eastAsia="zh-CN"/>
            </w:rPr>
            <w:tab/>
          </w:r>
          <w:r>
            <w:rPr>
              <w:rStyle w:val="af3"/>
            </w:rPr>
            <w:t>Audit Logs</w:t>
          </w:r>
          <w:r>
            <w:tab/>
          </w:r>
          <w:r>
            <w:fldChar w:fldCharType="begin"/>
          </w:r>
          <w:r>
            <w:instrText xml:space="preserve"> PAGEREF _Toc92888666 \h </w:instrText>
          </w:r>
          <w:r>
            <w:fldChar w:fldCharType="separate"/>
          </w:r>
          <w:ins w:id="29" w:author="Liu,Tao (YFI,Liu Tao,Shanghai,CN)" w:date="2026-04-23T14:59:00Z" w16du:dateUtc="2026-04-23T06:59:00Z">
            <w:r w:rsidR="00C5424E">
              <w:rPr>
                <w:noProof/>
              </w:rPr>
              <w:t>11</w:t>
            </w:r>
          </w:ins>
          <w:del w:id="30" w:author="Liu,Tao (YFI,Liu Tao,Shanghai,CN)" w:date="2026-04-23T14:59:00Z" w16du:dateUtc="2026-04-23T06:59:00Z">
            <w:r w:rsidDel="00C5424E">
              <w:rPr>
                <w:noProof/>
              </w:rPr>
              <w:delText>5</w:delText>
            </w:r>
          </w:del>
          <w:r>
            <w:fldChar w:fldCharType="end"/>
          </w:r>
          <w:r>
            <w:fldChar w:fldCharType="end"/>
          </w:r>
        </w:p>
        <w:p w14:paraId="0A44C767" w14:textId="6F52340A" w:rsidR="00CC3CB0" w:rsidRDefault="00CC3CB0">
          <w:pPr>
            <w:pStyle w:val="TOC2"/>
            <w:rPr>
              <w:rFonts w:asciiTheme="minorHAnsi" w:hAnsiTheme="minorHAnsi" w:cstheme="minorBidi"/>
              <w:sz w:val="22"/>
              <w:lang w:eastAsia="zh-CN"/>
            </w:rPr>
          </w:pPr>
          <w:r>
            <w:fldChar w:fldCharType="begin"/>
          </w:r>
          <w:r>
            <w:instrText>HYPERLINK \l "_Toc92888667"</w:instrText>
          </w:r>
          <w:r>
            <w:fldChar w:fldCharType="separate"/>
          </w:r>
          <w:r>
            <w:rPr>
              <w:rStyle w:val="af3"/>
            </w:rPr>
            <w:t>5.5</w:t>
          </w:r>
          <w:r>
            <w:rPr>
              <w:rFonts w:asciiTheme="minorHAnsi" w:hAnsiTheme="minorHAnsi" w:cstheme="minorBidi"/>
              <w:sz w:val="22"/>
              <w:lang w:eastAsia="zh-CN"/>
            </w:rPr>
            <w:tab/>
          </w:r>
          <w:r>
            <w:rPr>
              <w:rStyle w:val="af3"/>
            </w:rPr>
            <w:t>End Point Security</w:t>
          </w:r>
          <w:r>
            <w:tab/>
          </w:r>
          <w:r>
            <w:fldChar w:fldCharType="begin"/>
          </w:r>
          <w:r>
            <w:instrText xml:space="preserve"> PAGEREF _Toc92888667 \h </w:instrText>
          </w:r>
          <w:r>
            <w:fldChar w:fldCharType="separate"/>
          </w:r>
          <w:ins w:id="31" w:author="Liu,Tao (YFI,Liu Tao,Shanghai,CN)" w:date="2026-04-23T14:59:00Z" w16du:dateUtc="2026-04-23T06:59:00Z">
            <w:r w:rsidR="00C5424E">
              <w:rPr>
                <w:noProof/>
              </w:rPr>
              <w:t>11</w:t>
            </w:r>
          </w:ins>
          <w:del w:id="32" w:author="Liu,Tao (YFI,Liu Tao,Shanghai,CN)" w:date="2026-04-23T14:59:00Z" w16du:dateUtc="2026-04-23T06:59:00Z">
            <w:r w:rsidDel="00C5424E">
              <w:rPr>
                <w:noProof/>
              </w:rPr>
              <w:delText>5</w:delText>
            </w:r>
          </w:del>
          <w:r>
            <w:fldChar w:fldCharType="end"/>
          </w:r>
          <w:r>
            <w:fldChar w:fldCharType="end"/>
          </w:r>
        </w:p>
        <w:p w14:paraId="0A44C768" w14:textId="3FA351ED" w:rsidR="00CC3CB0" w:rsidRDefault="00CC3CB0">
          <w:pPr>
            <w:pStyle w:val="TOC2"/>
            <w:rPr>
              <w:rFonts w:asciiTheme="minorHAnsi" w:hAnsiTheme="minorHAnsi" w:cstheme="minorBidi"/>
              <w:sz w:val="22"/>
              <w:lang w:eastAsia="zh-CN"/>
            </w:rPr>
          </w:pPr>
          <w:r>
            <w:fldChar w:fldCharType="begin"/>
          </w:r>
          <w:r>
            <w:instrText>HYPERLINK \l "_Toc92888668"</w:instrText>
          </w:r>
          <w:r>
            <w:fldChar w:fldCharType="separate"/>
          </w:r>
          <w:r>
            <w:rPr>
              <w:rStyle w:val="af3"/>
            </w:rPr>
            <w:t>5.6</w:t>
          </w:r>
          <w:r>
            <w:rPr>
              <w:rFonts w:asciiTheme="minorHAnsi" w:hAnsiTheme="minorHAnsi" w:cstheme="minorBidi"/>
              <w:sz w:val="22"/>
              <w:lang w:eastAsia="zh-CN"/>
            </w:rPr>
            <w:tab/>
          </w:r>
          <w:r>
            <w:rPr>
              <w:rStyle w:val="af3"/>
            </w:rPr>
            <w:t>System Disaster Recovery Requirements</w:t>
          </w:r>
          <w:r>
            <w:tab/>
          </w:r>
          <w:r>
            <w:fldChar w:fldCharType="begin"/>
          </w:r>
          <w:r>
            <w:instrText xml:space="preserve"> PAGEREF _Toc92888668 \h </w:instrText>
          </w:r>
          <w:r>
            <w:fldChar w:fldCharType="separate"/>
          </w:r>
          <w:ins w:id="33" w:author="Liu,Tao (YFI,Liu Tao,Shanghai,CN)" w:date="2026-04-23T14:59:00Z" w16du:dateUtc="2026-04-23T06:59:00Z">
            <w:r w:rsidR="00C5424E">
              <w:rPr>
                <w:noProof/>
              </w:rPr>
              <w:t>11</w:t>
            </w:r>
          </w:ins>
          <w:del w:id="34" w:author="Liu,Tao (YFI,Liu Tao,Shanghai,CN)" w:date="2026-04-23T14:59:00Z" w16du:dateUtc="2026-04-23T06:59:00Z">
            <w:r w:rsidDel="00C5424E">
              <w:rPr>
                <w:noProof/>
              </w:rPr>
              <w:delText>5</w:delText>
            </w:r>
          </w:del>
          <w:r>
            <w:fldChar w:fldCharType="end"/>
          </w:r>
          <w:r>
            <w:fldChar w:fldCharType="end"/>
          </w:r>
        </w:p>
        <w:p w14:paraId="0A44C769" w14:textId="778AD952" w:rsidR="00CC3CB0" w:rsidRDefault="00CC3CB0">
          <w:pPr>
            <w:pStyle w:val="TOC1"/>
            <w:rPr>
              <w:rFonts w:asciiTheme="minorHAnsi" w:hAnsiTheme="minorHAnsi" w:cstheme="minorBidi"/>
              <w:sz w:val="22"/>
              <w:szCs w:val="22"/>
              <w:lang w:eastAsia="zh-CN"/>
            </w:rPr>
          </w:pPr>
          <w:r>
            <w:fldChar w:fldCharType="begin"/>
          </w:r>
          <w:r>
            <w:instrText>HYPERLINK \l "_Toc92888669"</w:instrText>
          </w:r>
          <w:r>
            <w:fldChar w:fldCharType="separate"/>
          </w:r>
          <w:r>
            <w:rPr>
              <w:rStyle w:val="af3"/>
            </w:rPr>
            <w:t>6</w:t>
          </w:r>
          <w:r>
            <w:rPr>
              <w:rFonts w:asciiTheme="minorHAnsi" w:hAnsiTheme="minorHAnsi" w:cstheme="minorBidi"/>
              <w:sz w:val="22"/>
              <w:szCs w:val="22"/>
              <w:lang w:eastAsia="zh-CN"/>
            </w:rPr>
            <w:tab/>
          </w:r>
          <w:r>
            <w:rPr>
              <w:rStyle w:val="af3"/>
            </w:rPr>
            <w:t>Operations Requirements</w:t>
          </w:r>
          <w:r>
            <w:tab/>
          </w:r>
          <w:r>
            <w:fldChar w:fldCharType="begin"/>
          </w:r>
          <w:r>
            <w:instrText xml:space="preserve"> PAGEREF _Toc92888669 \h </w:instrText>
          </w:r>
          <w:r>
            <w:fldChar w:fldCharType="separate"/>
          </w:r>
          <w:ins w:id="35" w:author="Liu,Tao (YFI,Liu Tao,Shanghai,CN)" w:date="2026-04-23T14:59:00Z" w16du:dateUtc="2026-04-23T06:59:00Z">
            <w:r w:rsidR="00C5424E">
              <w:rPr>
                <w:noProof/>
              </w:rPr>
              <w:t>11</w:t>
            </w:r>
          </w:ins>
          <w:del w:id="36" w:author="Liu,Tao (YFI,Liu Tao,Shanghai,CN)" w:date="2026-04-23T14:59:00Z" w16du:dateUtc="2026-04-23T06:59:00Z">
            <w:r w:rsidDel="00C5424E">
              <w:rPr>
                <w:noProof/>
              </w:rPr>
              <w:delText>5</w:delText>
            </w:r>
          </w:del>
          <w:r>
            <w:fldChar w:fldCharType="end"/>
          </w:r>
          <w:r>
            <w:fldChar w:fldCharType="end"/>
          </w:r>
        </w:p>
        <w:p w14:paraId="0A44C76A" w14:textId="24C01208" w:rsidR="00CC3CB0" w:rsidRDefault="00CC3CB0">
          <w:pPr>
            <w:pStyle w:val="TOC1"/>
            <w:rPr>
              <w:rFonts w:asciiTheme="minorHAnsi" w:hAnsiTheme="minorHAnsi" w:cstheme="minorBidi"/>
              <w:sz w:val="22"/>
              <w:szCs w:val="22"/>
              <w:lang w:eastAsia="zh-CN"/>
            </w:rPr>
          </w:pPr>
          <w:r>
            <w:fldChar w:fldCharType="begin"/>
          </w:r>
          <w:r>
            <w:instrText>HYPERLINK \l "_Toc92888670"</w:instrText>
          </w:r>
          <w:r>
            <w:fldChar w:fldCharType="separate"/>
          </w:r>
          <w:r>
            <w:rPr>
              <w:rStyle w:val="af3"/>
            </w:rPr>
            <w:t>7</w:t>
          </w:r>
          <w:r>
            <w:rPr>
              <w:rFonts w:asciiTheme="minorHAnsi" w:hAnsiTheme="minorHAnsi" w:cstheme="minorBidi"/>
              <w:sz w:val="22"/>
              <w:szCs w:val="22"/>
              <w:lang w:eastAsia="zh-CN"/>
            </w:rPr>
            <w:tab/>
          </w:r>
          <w:r>
            <w:rPr>
              <w:rStyle w:val="af3"/>
            </w:rPr>
            <w:t>Non-Functional Requirements</w:t>
          </w:r>
          <w:r>
            <w:tab/>
          </w:r>
          <w:r>
            <w:fldChar w:fldCharType="begin"/>
          </w:r>
          <w:r>
            <w:instrText xml:space="preserve"> PAGEREF _Toc92888670 \h </w:instrText>
          </w:r>
          <w:r>
            <w:fldChar w:fldCharType="separate"/>
          </w:r>
          <w:ins w:id="37" w:author="Liu,Tao (YFI,Liu Tao,Shanghai,CN)" w:date="2026-04-23T14:59:00Z" w16du:dateUtc="2026-04-23T06:59:00Z">
            <w:r w:rsidR="00C5424E">
              <w:rPr>
                <w:noProof/>
              </w:rPr>
              <w:t>11</w:t>
            </w:r>
          </w:ins>
          <w:del w:id="38" w:author="Liu,Tao (YFI,Liu Tao,Shanghai,CN)" w:date="2026-04-23T14:59:00Z" w16du:dateUtc="2026-04-23T06:59:00Z">
            <w:r w:rsidDel="00C5424E">
              <w:rPr>
                <w:noProof/>
              </w:rPr>
              <w:delText>6</w:delText>
            </w:r>
          </w:del>
          <w:r>
            <w:fldChar w:fldCharType="end"/>
          </w:r>
          <w:r>
            <w:fldChar w:fldCharType="end"/>
          </w:r>
        </w:p>
        <w:p w14:paraId="0A44C76B" w14:textId="77807E77" w:rsidR="00CC3CB0" w:rsidRDefault="00CC3CB0">
          <w:pPr>
            <w:pStyle w:val="TOC2"/>
            <w:rPr>
              <w:rFonts w:asciiTheme="minorHAnsi" w:hAnsiTheme="minorHAnsi" w:cstheme="minorBidi"/>
              <w:sz w:val="22"/>
              <w:lang w:eastAsia="zh-CN"/>
            </w:rPr>
          </w:pPr>
          <w:r>
            <w:fldChar w:fldCharType="begin"/>
          </w:r>
          <w:r>
            <w:instrText>HYPERLINK \l "_Toc92888671"</w:instrText>
          </w:r>
          <w:r>
            <w:fldChar w:fldCharType="separate"/>
          </w:r>
          <w:r>
            <w:rPr>
              <w:rStyle w:val="af3"/>
            </w:rPr>
            <w:t>7.1</w:t>
          </w:r>
          <w:r>
            <w:rPr>
              <w:rFonts w:asciiTheme="minorHAnsi" w:hAnsiTheme="minorHAnsi" w:cstheme="minorBidi"/>
              <w:sz w:val="22"/>
              <w:lang w:eastAsia="zh-CN"/>
            </w:rPr>
            <w:tab/>
          </w:r>
          <w:r>
            <w:rPr>
              <w:rStyle w:val="af3"/>
            </w:rPr>
            <w:t>System Context (Interoperability)</w:t>
          </w:r>
          <w:r>
            <w:tab/>
          </w:r>
          <w:r>
            <w:fldChar w:fldCharType="begin"/>
          </w:r>
          <w:r>
            <w:instrText xml:space="preserve"> PAGEREF _Toc92888671 \h </w:instrText>
          </w:r>
          <w:r>
            <w:fldChar w:fldCharType="separate"/>
          </w:r>
          <w:ins w:id="39" w:author="Liu,Tao (YFI,Liu Tao,Shanghai,CN)" w:date="2026-04-23T14:59:00Z" w16du:dateUtc="2026-04-23T06:59:00Z">
            <w:r w:rsidR="00C5424E">
              <w:rPr>
                <w:noProof/>
              </w:rPr>
              <w:t>11</w:t>
            </w:r>
          </w:ins>
          <w:del w:id="40" w:author="Liu,Tao (YFI,Liu Tao,Shanghai,CN)" w:date="2026-04-23T14:59:00Z" w16du:dateUtc="2026-04-23T06:59:00Z">
            <w:r w:rsidDel="00C5424E">
              <w:rPr>
                <w:noProof/>
              </w:rPr>
              <w:delText>6</w:delText>
            </w:r>
          </w:del>
          <w:r>
            <w:fldChar w:fldCharType="end"/>
          </w:r>
          <w:r>
            <w:fldChar w:fldCharType="end"/>
          </w:r>
        </w:p>
        <w:p w14:paraId="0A44C76C" w14:textId="178098F7" w:rsidR="00CC3CB0" w:rsidRDefault="00CC3CB0">
          <w:pPr>
            <w:pStyle w:val="TOC2"/>
            <w:rPr>
              <w:rFonts w:asciiTheme="minorHAnsi" w:hAnsiTheme="minorHAnsi" w:cstheme="minorBidi"/>
              <w:sz w:val="22"/>
              <w:lang w:eastAsia="zh-CN"/>
            </w:rPr>
          </w:pPr>
          <w:r>
            <w:fldChar w:fldCharType="begin"/>
          </w:r>
          <w:r>
            <w:instrText>HYPERLINK \l "_Toc92888672"</w:instrText>
          </w:r>
          <w:r>
            <w:fldChar w:fldCharType="separate"/>
          </w:r>
          <w:r>
            <w:rPr>
              <w:rStyle w:val="af3"/>
            </w:rPr>
            <w:t>7.2</w:t>
          </w:r>
          <w:r>
            <w:rPr>
              <w:rFonts w:asciiTheme="minorHAnsi" w:hAnsiTheme="minorHAnsi" w:cstheme="minorBidi"/>
              <w:sz w:val="22"/>
              <w:lang w:eastAsia="zh-CN"/>
            </w:rPr>
            <w:tab/>
          </w:r>
          <w:r>
            <w:rPr>
              <w:rStyle w:val="af3"/>
            </w:rPr>
            <w:t>Other Requirements</w:t>
          </w:r>
          <w:r>
            <w:tab/>
          </w:r>
          <w:r>
            <w:fldChar w:fldCharType="begin"/>
          </w:r>
          <w:r>
            <w:instrText xml:space="preserve"> PAGEREF _Toc92888672 \h </w:instrText>
          </w:r>
          <w:r>
            <w:fldChar w:fldCharType="separate"/>
          </w:r>
          <w:ins w:id="41" w:author="Liu,Tao (YFI,Liu Tao,Shanghai,CN)" w:date="2026-04-23T14:59:00Z" w16du:dateUtc="2026-04-23T06:59:00Z">
            <w:r w:rsidR="00C5424E">
              <w:rPr>
                <w:noProof/>
              </w:rPr>
              <w:t>11</w:t>
            </w:r>
          </w:ins>
          <w:del w:id="42" w:author="Liu,Tao (YFI,Liu Tao,Shanghai,CN)" w:date="2026-04-23T14:59:00Z" w16du:dateUtc="2026-04-23T06:59:00Z">
            <w:r w:rsidDel="00C5424E">
              <w:rPr>
                <w:noProof/>
              </w:rPr>
              <w:delText>6</w:delText>
            </w:r>
          </w:del>
          <w:r>
            <w:fldChar w:fldCharType="end"/>
          </w:r>
          <w:r>
            <w:fldChar w:fldCharType="end"/>
          </w:r>
        </w:p>
        <w:p w14:paraId="0A44C76D" w14:textId="3B78E76A" w:rsidR="00CC3CB0" w:rsidRDefault="00CC3CB0">
          <w:pPr>
            <w:pStyle w:val="TOC1"/>
            <w:rPr>
              <w:rFonts w:asciiTheme="minorHAnsi" w:hAnsiTheme="minorHAnsi" w:cstheme="minorBidi"/>
              <w:sz w:val="22"/>
              <w:szCs w:val="22"/>
              <w:lang w:eastAsia="zh-CN"/>
            </w:rPr>
          </w:pPr>
          <w:r>
            <w:fldChar w:fldCharType="begin"/>
          </w:r>
          <w:r>
            <w:instrText>HYPERLINK \l "_Toc92888673"</w:instrText>
          </w:r>
          <w:r>
            <w:fldChar w:fldCharType="separate"/>
          </w:r>
          <w:r>
            <w:rPr>
              <w:rStyle w:val="af3"/>
            </w:rPr>
            <w:t>8</w:t>
          </w:r>
          <w:r>
            <w:rPr>
              <w:rFonts w:asciiTheme="minorHAnsi" w:hAnsiTheme="minorHAnsi" w:cstheme="minorBidi"/>
              <w:sz w:val="22"/>
              <w:szCs w:val="22"/>
              <w:lang w:eastAsia="zh-CN"/>
            </w:rPr>
            <w:tab/>
          </w:r>
          <w:r>
            <w:rPr>
              <w:rStyle w:val="af3"/>
            </w:rPr>
            <w:t>Assumptions, Dependencies and Constraints</w:t>
          </w:r>
          <w:r>
            <w:tab/>
          </w:r>
          <w:r>
            <w:fldChar w:fldCharType="begin"/>
          </w:r>
          <w:r>
            <w:instrText xml:space="preserve"> PAGEREF _Toc92888673 \h </w:instrText>
          </w:r>
          <w:r>
            <w:fldChar w:fldCharType="separate"/>
          </w:r>
          <w:ins w:id="43" w:author="Liu,Tao (YFI,Liu Tao,Shanghai,CN)" w:date="2026-04-23T14:59:00Z" w16du:dateUtc="2026-04-23T06:59:00Z">
            <w:r w:rsidR="00C5424E">
              <w:rPr>
                <w:noProof/>
              </w:rPr>
              <w:t>12</w:t>
            </w:r>
          </w:ins>
          <w:del w:id="44" w:author="Liu,Tao (YFI,Liu Tao,Shanghai,CN)" w:date="2026-04-23T14:59:00Z" w16du:dateUtc="2026-04-23T06:59:00Z">
            <w:r w:rsidDel="00C5424E">
              <w:rPr>
                <w:noProof/>
              </w:rPr>
              <w:delText>7</w:delText>
            </w:r>
          </w:del>
          <w:r>
            <w:fldChar w:fldCharType="end"/>
          </w:r>
          <w:r>
            <w:fldChar w:fldCharType="end"/>
          </w:r>
        </w:p>
        <w:p w14:paraId="0A44C76E" w14:textId="2852A361" w:rsidR="00CC3CB0" w:rsidRDefault="00CC3CB0">
          <w:pPr>
            <w:pStyle w:val="TOC2"/>
            <w:rPr>
              <w:rFonts w:asciiTheme="minorHAnsi" w:hAnsiTheme="minorHAnsi" w:cstheme="minorBidi"/>
              <w:sz w:val="22"/>
              <w:lang w:eastAsia="zh-CN"/>
            </w:rPr>
          </w:pPr>
          <w:r>
            <w:fldChar w:fldCharType="begin"/>
          </w:r>
          <w:r>
            <w:instrText>HYPERLINK \l "_Toc92888674"</w:instrText>
          </w:r>
          <w:r>
            <w:fldChar w:fldCharType="separate"/>
          </w:r>
          <w:r>
            <w:rPr>
              <w:rStyle w:val="af3"/>
            </w:rPr>
            <w:t>8.1</w:t>
          </w:r>
          <w:r>
            <w:rPr>
              <w:rFonts w:asciiTheme="minorHAnsi" w:hAnsiTheme="minorHAnsi" w:cstheme="minorBidi"/>
              <w:sz w:val="22"/>
              <w:lang w:eastAsia="zh-CN"/>
            </w:rPr>
            <w:tab/>
          </w:r>
          <w:r>
            <w:rPr>
              <w:rStyle w:val="af3"/>
            </w:rPr>
            <w:t>Assumptions</w:t>
          </w:r>
          <w:r>
            <w:tab/>
          </w:r>
          <w:r>
            <w:fldChar w:fldCharType="begin"/>
          </w:r>
          <w:r>
            <w:instrText xml:space="preserve"> PAGEREF _Toc92888674 \h </w:instrText>
          </w:r>
          <w:r>
            <w:fldChar w:fldCharType="separate"/>
          </w:r>
          <w:ins w:id="45" w:author="Liu,Tao (YFI,Liu Tao,Shanghai,CN)" w:date="2026-04-23T14:59:00Z" w16du:dateUtc="2026-04-23T06:59:00Z">
            <w:r w:rsidR="00C5424E">
              <w:rPr>
                <w:noProof/>
              </w:rPr>
              <w:t>12</w:t>
            </w:r>
          </w:ins>
          <w:del w:id="46" w:author="Liu,Tao (YFI,Liu Tao,Shanghai,CN)" w:date="2026-04-23T14:59:00Z" w16du:dateUtc="2026-04-23T06:59:00Z">
            <w:r w:rsidDel="00C5424E">
              <w:rPr>
                <w:noProof/>
              </w:rPr>
              <w:delText>7</w:delText>
            </w:r>
          </w:del>
          <w:r>
            <w:fldChar w:fldCharType="end"/>
          </w:r>
          <w:r>
            <w:fldChar w:fldCharType="end"/>
          </w:r>
        </w:p>
        <w:p w14:paraId="0A44C76F" w14:textId="055279DD" w:rsidR="00CC3CB0" w:rsidRDefault="00CC3CB0">
          <w:pPr>
            <w:pStyle w:val="TOC2"/>
            <w:rPr>
              <w:rFonts w:asciiTheme="minorHAnsi" w:hAnsiTheme="minorHAnsi" w:cstheme="minorBidi"/>
              <w:sz w:val="22"/>
              <w:lang w:eastAsia="zh-CN"/>
            </w:rPr>
          </w:pPr>
          <w:r>
            <w:fldChar w:fldCharType="begin"/>
          </w:r>
          <w:r>
            <w:instrText>HYPERLINK \l "_Toc92888675"</w:instrText>
          </w:r>
          <w:r>
            <w:fldChar w:fldCharType="separate"/>
          </w:r>
          <w:r>
            <w:rPr>
              <w:rStyle w:val="af3"/>
            </w:rPr>
            <w:t>8.2</w:t>
          </w:r>
          <w:r>
            <w:rPr>
              <w:rFonts w:asciiTheme="minorHAnsi" w:hAnsiTheme="minorHAnsi" w:cstheme="minorBidi"/>
              <w:sz w:val="22"/>
              <w:lang w:eastAsia="zh-CN"/>
            </w:rPr>
            <w:tab/>
          </w:r>
          <w:r>
            <w:rPr>
              <w:rStyle w:val="af3"/>
            </w:rPr>
            <w:t>Dependencies</w:t>
          </w:r>
          <w:r>
            <w:tab/>
          </w:r>
          <w:r>
            <w:fldChar w:fldCharType="begin"/>
          </w:r>
          <w:r>
            <w:instrText xml:space="preserve"> PAGEREF _Toc92888675 \h </w:instrText>
          </w:r>
          <w:r>
            <w:fldChar w:fldCharType="separate"/>
          </w:r>
          <w:ins w:id="47" w:author="Liu,Tao (YFI,Liu Tao,Shanghai,CN)" w:date="2026-04-23T14:59:00Z" w16du:dateUtc="2026-04-23T06:59:00Z">
            <w:r w:rsidR="00C5424E">
              <w:rPr>
                <w:noProof/>
              </w:rPr>
              <w:t>12</w:t>
            </w:r>
          </w:ins>
          <w:del w:id="48" w:author="Liu,Tao (YFI,Liu Tao,Shanghai,CN)" w:date="2026-04-23T14:59:00Z" w16du:dateUtc="2026-04-23T06:59:00Z">
            <w:r w:rsidDel="00C5424E">
              <w:rPr>
                <w:noProof/>
              </w:rPr>
              <w:delText>7</w:delText>
            </w:r>
          </w:del>
          <w:r>
            <w:fldChar w:fldCharType="end"/>
          </w:r>
          <w:r>
            <w:fldChar w:fldCharType="end"/>
          </w:r>
        </w:p>
        <w:p w14:paraId="0A44C770" w14:textId="4819BA8C" w:rsidR="00CC3CB0" w:rsidRDefault="00CC3CB0">
          <w:pPr>
            <w:pStyle w:val="TOC2"/>
            <w:rPr>
              <w:rFonts w:asciiTheme="minorHAnsi" w:hAnsiTheme="minorHAnsi" w:cstheme="minorBidi"/>
              <w:sz w:val="22"/>
              <w:lang w:eastAsia="zh-CN"/>
            </w:rPr>
          </w:pPr>
          <w:r>
            <w:fldChar w:fldCharType="begin"/>
          </w:r>
          <w:r>
            <w:instrText>HYPERLINK \l "_Toc92888676"</w:instrText>
          </w:r>
          <w:r>
            <w:fldChar w:fldCharType="separate"/>
          </w:r>
          <w:r>
            <w:rPr>
              <w:rStyle w:val="af3"/>
            </w:rPr>
            <w:t>8.3</w:t>
          </w:r>
          <w:r>
            <w:rPr>
              <w:rFonts w:asciiTheme="minorHAnsi" w:hAnsiTheme="minorHAnsi" w:cstheme="minorBidi"/>
              <w:sz w:val="22"/>
              <w:lang w:eastAsia="zh-CN"/>
            </w:rPr>
            <w:tab/>
          </w:r>
          <w:r>
            <w:rPr>
              <w:rStyle w:val="af3"/>
            </w:rPr>
            <w:t>Constraints</w:t>
          </w:r>
          <w:r>
            <w:tab/>
          </w:r>
          <w:r>
            <w:fldChar w:fldCharType="begin"/>
          </w:r>
          <w:r>
            <w:instrText xml:space="preserve"> PAGEREF _Toc92888676 \h </w:instrText>
          </w:r>
          <w:r>
            <w:fldChar w:fldCharType="separate"/>
          </w:r>
          <w:ins w:id="49" w:author="Liu,Tao (YFI,Liu Tao,Shanghai,CN)" w:date="2026-04-23T14:59:00Z" w16du:dateUtc="2026-04-23T06:59:00Z">
            <w:r w:rsidR="00C5424E">
              <w:rPr>
                <w:noProof/>
              </w:rPr>
              <w:t>12</w:t>
            </w:r>
          </w:ins>
          <w:del w:id="50" w:author="Liu,Tao (YFI,Liu Tao,Shanghai,CN)" w:date="2026-04-23T14:59:00Z" w16du:dateUtc="2026-04-23T06:59:00Z">
            <w:r w:rsidDel="00C5424E">
              <w:rPr>
                <w:noProof/>
              </w:rPr>
              <w:delText>7</w:delText>
            </w:r>
          </w:del>
          <w:r>
            <w:fldChar w:fldCharType="end"/>
          </w:r>
          <w:r>
            <w:fldChar w:fldCharType="end"/>
          </w:r>
        </w:p>
        <w:p w14:paraId="0A44C771" w14:textId="1E166D98" w:rsidR="00CC3CB0" w:rsidRDefault="00CC3CB0">
          <w:pPr>
            <w:pStyle w:val="TOC1"/>
            <w:rPr>
              <w:rFonts w:asciiTheme="minorHAnsi" w:hAnsiTheme="minorHAnsi" w:cstheme="minorBidi"/>
              <w:sz w:val="22"/>
              <w:szCs w:val="22"/>
              <w:lang w:eastAsia="zh-CN"/>
            </w:rPr>
          </w:pPr>
          <w:r>
            <w:fldChar w:fldCharType="begin"/>
          </w:r>
          <w:r>
            <w:instrText>HYPERLINK \l "_Toc92888677"</w:instrText>
          </w:r>
          <w:r>
            <w:fldChar w:fldCharType="separate"/>
          </w:r>
          <w:r>
            <w:rPr>
              <w:rStyle w:val="af3"/>
            </w:rPr>
            <w:t>9</w:t>
          </w:r>
          <w:r>
            <w:rPr>
              <w:rFonts w:asciiTheme="minorHAnsi" w:hAnsiTheme="minorHAnsi" w:cstheme="minorBidi"/>
              <w:sz w:val="22"/>
              <w:szCs w:val="22"/>
              <w:lang w:eastAsia="zh-CN"/>
            </w:rPr>
            <w:tab/>
          </w:r>
          <w:r>
            <w:rPr>
              <w:rStyle w:val="af3"/>
            </w:rPr>
            <w:t>Approvals</w:t>
          </w:r>
          <w:r>
            <w:tab/>
          </w:r>
          <w:r>
            <w:fldChar w:fldCharType="begin"/>
          </w:r>
          <w:r>
            <w:instrText xml:space="preserve"> PAGEREF _Toc92888677 \h </w:instrText>
          </w:r>
          <w:r>
            <w:fldChar w:fldCharType="separate"/>
          </w:r>
          <w:ins w:id="51" w:author="Liu,Tao (YFI,Liu Tao,Shanghai,CN)" w:date="2026-04-23T14:59:00Z" w16du:dateUtc="2026-04-23T06:59:00Z">
            <w:r w:rsidR="00C5424E">
              <w:rPr>
                <w:noProof/>
              </w:rPr>
              <w:t>12</w:t>
            </w:r>
          </w:ins>
          <w:del w:id="52" w:author="Liu,Tao (YFI,Liu Tao,Shanghai,CN)" w:date="2026-04-23T14:59:00Z" w16du:dateUtc="2026-04-23T06:59:00Z">
            <w:r w:rsidDel="00C5424E">
              <w:rPr>
                <w:noProof/>
              </w:rPr>
              <w:delText>7</w:delText>
            </w:r>
          </w:del>
          <w:r>
            <w:fldChar w:fldCharType="end"/>
          </w:r>
          <w:r>
            <w:fldChar w:fldCharType="end"/>
          </w:r>
        </w:p>
        <w:p w14:paraId="0A44C772" w14:textId="5D7726CD" w:rsidR="00CC3CB0" w:rsidRDefault="00CC3CB0">
          <w:pPr>
            <w:pStyle w:val="TOC2"/>
            <w:rPr>
              <w:rFonts w:asciiTheme="minorHAnsi" w:hAnsiTheme="minorHAnsi" w:cstheme="minorBidi"/>
              <w:sz w:val="22"/>
              <w:lang w:eastAsia="zh-CN"/>
            </w:rPr>
          </w:pPr>
          <w:r>
            <w:fldChar w:fldCharType="begin"/>
          </w:r>
          <w:r>
            <w:instrText>HYPERLINK \l "_Toc92888678"</w:instrText>
          </w:r>
          <w:r>
            <w:fldChar w:fldCharType="separate"/>
          </w:r>
          <w:r>
            <w:rPr>
              <w:rStyle w:val="af3"/>
            </w:rPr>
            <w:t>9.1</w:t>
          </w:r>
          <w:r>
            <w:rPr>
              <w:rFonts w:asciiTheme="minorHAnsi" w:hAnsiTheme="minorHAnsi" w:cstheme="minorBidi"/>
              <w:sz w:val="22"/>
              <w:lang w:eastAsia="zh-CN"/>
            </w:rPr>
            <w:tab/>
          </w:r>
          <w:r>
            <w:rPr>
              <w:rStyle w:val="af3"/>
            </w:rPr>
            <w:t>Customer/ Stakeholder Approval:</w:t>
          </w:r>
          <w:r>
            <w:tab/>
          </w:r>
          <w:r>
            <w:fldChar w:fldCharType="begin"/>
          </w:r>
          <w:r>
            <w:instrText xml:space="preserve"> PAGEREF _Toc92888678 \h </w:instrText>
          </w:r>
          <w:r>
            <w:fldChar w:fldCharType="separate"/>
          </w:r>
          <w:ins w:id="53" w:author="Liu,Tao (YFI,Liu Tao,Shanghai,CN)" w:date="2026-04-23T14:59:00Z" w16du:dateUtc="2026-04-23T06:59:00Z">
            <w:r w:rsidR="00C5424E">
              <w:rPr>
                <w:noProof/>
              </w:rPr>
              <w:t>12</w:t>
            </w:r>
          </w:ins>
          <w:del w:id="54" w:author="Liu,Tao (YFI,Liu Tao,Shanghai,CN)" w:date="2026-04-23T14:59:00Z" w16du:dateUtc="2026-04-23T06:59:00Z">
            <w:r w:rsidDel="00C5424E">
              <w:rPr>
                <w:noProof/>
              </w:rPr>
              <w:delText>7</w:delText>
            </w:r>
          </w:del>
          <w:r>
            <w:fldChar w:fldCharType="end"/>
          </w:r>
          <w:r>
            <w:fldChar w:fldCharType="end"/>
          </w:r>
        </w:p>
        <w:p w14:paraId="0A44C773" w14:textId="3F18645C" w:rsidR="00CC3CB0" w:rsidRDefault="00CC3CB0">
          <w:pPr>
            <w:pStyle w:val="TOC2"/>
            <w:rPr>
              <w:rFonts w:asciiTheme="minorHAnsi" w:hAnsiTheme="minorHAnsi" w:cstheme="minorBidi"/>
              <w:sz w:val="22"/>
              <w:lang w:eastAsia="zh-CN"/>
            </w:rPr>
          </w:pPr>
          <w:r>
            <w:fldChar w:fldCharType="begin"/>
          </w:r>
          <w:r>
            <w:instrText>HYPERLINK \l "_Toc92888679"</w:instrText>
          </w:r>
          <w:r>
            <w:fldChar w:fldCharType="separate"/>
          </w:r>
          <w:r>
            <w:rPr>
              <w:rStyle w:val="af3"/>
            </w:rPr>
            <w:t>9.2</w:t>
          </w:r>
          <w:r>
            <w:rPr>
              <w:rFonts w:asciiTheme="minorHAnsi" w:hAnsiTheme="minorHAnsi" w:cstheme="minorBidi"/>
              <w:sz w:val="22"/>
              <w:lang w:eastAsia="zh-CN"/>
            </w:rPr>
            <w:tab/>
          </w:r>
          <w:r>
            <w:rPr>
              <w:rStyle w:val="af3"/>
            </w:rPr>
            <w:t>Project Manager Acceptance:</w:t>
          </w:r>
          <w:r>
            <w:tab/>
          </w:r>
          <w:r>
            <w:fldChar w:fldCharType="begin"/>
          </w:r>
          <w:r>
            <w:instrText xml:space="preserve"> PAGEREF _Toc92888679 \h </w:instrText>
          </w:r>
          <w:r>
            <w:fldChar w:fldCharType="separate"/>
          </w:r>
          <w:ins w:id="55" w:author="Liu,Tao (YFI,Liu Tao,Shanghai,CN)" w:date="2026-04-23T14:59:00Z" w16du:dateUtc="2026-04-23T06:59:00Z">
            <w:r w:rsidR="00C5424E">
              <w:rPr>
                <w:noProof/>
              </w:rPr>
              <w:t>12</w:t>
            </w:r>
          </w:ins>
          <w:del w:id="56" w:author="Liu,Tao (YFI,Liu Tao,Shanghai,CN)" w:date="2026-04-23T14:59:00Z" w16du:dateUtc="2026-04-23T06:59:00Z">
            <w:r w:rsidDel="00C5424E">
              <w:rPr>
                <w:noProof/>
              </w:rPr>
              <w:delText>7</w:delText>
            </w:r>
          </w:del>
          <w:r>
            <w:fldChar w:fldCharType="end"/>
          </w:r>
          <w:r>
            <w:fldChar w:fldCharType="end"/>
          </w:r>
        </w:p>
        <w:p w14:paraId="0A44C774" w14:textId="25CEE7C1" w:rsidR="00CC3CB0" w:rsidRDefault="00CC3CB0">
          <w:pPr>
            <w:pStyle w:val="TOC1"/>
            <w:rPr>
              <w:rFonts w:asciiTheme="minorHAnsi" w:hAnsiTheme="minorHAnsi" w:cstheme="minorBidi"/>
              <w:sz w:val="22"/>
              <w:szCs w:val="22"/>
              <w:lang w:eastAsia="zh-CN"/>
            </w:rPr>
          </w:pPr>
          <w:r>
            <w:fldChar w:fldCharType="begin"/>
          </w:r>
          <w:r>
            <w:instrText>HYPERLINK \l "_Toc92888680"</w:instrText>
          </w:r>
          <w:r>
            <w:fldChar w:fldCharType="separate"/>
          </w:r>
          <w:r>
            <w:rPr>
              <w:rStyle w:val="af3"/>
            </w:rPr>
            <w:t>10</w:t>
          </w:r>
          <w:r>
            <w:rPr>
              <w:rFonts w:asciiTheme="minorHAnsi" w:hAnsiTheme="minorHAnsi" w:cstheme="minorBidi"/>
              <w:sz w:val="22"/>
              <w:szCs w:val="22"/>
              <w:lang w:eastAsia="zh-CN"/>
            </w:rPr>
            <w:tab/>
          </w:r>
          <w:r>
            <w:rPr>
              <w:rStyle w:val="af3"/>
            </w:rPr>
            <w:t>References</w:t>
          </w:r>
          <w:r>
            <w:tab/>
          </w:r>
          <w:r>
            <w:fldChar w:fldCharType="begin"/>
          </w:r>
          <w:r>
            <w:instrText xml:space="preserve"> PAGEREF _Toc92888680 \h </w:instrText>
          </w:r>
          <w:r>
            <w:fldChar w:fldCharType="separate"/>
          </w:r>
          <w:ins w:id="57" w:author="Liu,Tao (YFI,Liu Tao,Shanghai,CN)" w:date="2026-04-23T14:59:00Z" w16du:dateUtc="2026-04-23T06:59:00Z">
            <w:r w:rsidR="00C5424E">
              <w:rPr>
                <w:noProof/>
              </w:rPr>
              <w:t>13</w:t>
            </w:r>
          </w:ins>
          <w:del w:id="58" w:author="Liu,Tao (YFI,Liu Tao,Shanghai,CN)" w:date="2026-04-23T14:59:00Z" w16du:dateUtc="2026-04-23T06:59:00Z">
            <w:r w:rsidDel="00C5424E">
              <w:rPr>
                <w:noProof/>
              </w:rPr>
              <w:delText>7</w:delText>
            </w:r>
          </w:del>
          <w:r>
            <w:fldChar w:fldCharType="end"/>
          </w:r>
          <w:r>
            <w:fldChar w:fldCharType="end"/>
          </w:r>
        </w:p>
        <w:p w14:paraId="0A44C775" w14:textId="77777777" w:rsidR="00CC3CB0" w:rsidRDefault="00000000">
          <w:r>
            <w:rPr>
              <w:rFonts w:ascii="Arial" w:hAnsi="Arial" w:cs="Arial"/>
            </w:rPr>
            <w:fldChar w:fldCharType="end"/>
          </w:r>
        </w:p>
      </w:sdtContent>
    </w:sdt>
    <w:p w14:paraId="0A44C776" w14:textId="77777777" w:rsidR="00CC3CB0" w:rsidRDefault="00000000">
      <w:pPr>
        <w:rPr>
          <w:rFonts w:ascii="Arial" w:hAnsi="Arial" w:cs="Arial"/>
          <w:i/>
          <w:iCs/>
          <w:color w:val="3366FF"/>
          <w:sz w:val="20"/>
        </w:rPr>
      </w:pPr>
      <w:r>
        <w:rPr>
          <w:rFonts w:ascii="Arial" w:hAnsi="Arial" w:cs="Arial"/>
          <w:i/>
          <w:iCs/>
          <w:color w:val="3366FF"/>
          <w:sz w:val="20"/>
        </w:rPr>
        <w:t xml:space="preserve">Note: After completing this </w:t>
      </w:r>
      <w:proofErr w:type="gramStart"/>
      <w:r>
        <w:rPr>
          <w:rFonts w:ascii="Arial" w:hAnsi="Arial" w:cs="Arial"/>
          <w:i/>
          <w:iCs/>
          <w:color w:val="3366FF"/>
          <w:sz w:val="20"/>
        </w:rPr>
        <w:t>document</w:t>
      </w:r>
      <w:proofErr w:type="gramEnd"/>
      <w:r>
        <w:rPr>
          <w:rFonts w:ascii="Arial" w:hAnsi="Arial" w:cs="Arial"/>
          <w:i/>
          <w:iCs/>
          <w:color w:val="3366FF"/>
          <w:sz w:val="20"/>
        </w:rPr>
        <w:t xml:space="preserve"> you should: </w:t>
      </w:r>
    </w:p>
    <w:p w14:paraId="0A44C777" w14:textId="77777777" w:rsidR="00CC3CB0" w:rsidRDefault="00000000">
      <w:pPr>
        <w:pStyle w:val="StyleInstructionsItalic"/>
        <w:numPr>
          <w:ilvl w:val="0"/>
          <w:numId w:val="10"/>
        </w:numPr>
        <w:rPr>
          <w:rFonts w:cs="Arial"/>
          <w:i/>
        </w:rPr>
      </w:pPr>
      <w:r>
        <w:rPr>
          <w:rFonts w:cs="Arial"/>
          <w:i/>
        </w:rPr>
        <w:t>Refresh the table of contents by doing the following</w:t>
      </w:r>
      <w:proofErr w:type="gramStart"/>
      <w:r>
        <w:rPr>
          <w:rFonts w:cs="Arial"/>
          <w:i/>
        </w:rPr>
        <w:t>:  Right</w:t>
      </w:r>
      <w:proofErr w:type="gramEnd"/>
      <w:r>
        <w:rPr>
          <w:rFonts w:cs="Arial"/>
          <w:i/>
        </w:rPr>
        <w:t xml:space="preserve"> click anywhere in the TOC &gt; Click ‘Update Field’ &gt; Click ‘Update entire table’ &gt; click OK.</w:t>
      </w:r>
    </w:p>
    <w:p w14:paraId="0A44C778" w14:textId="77777777" w:rsidR="00CC3CB0" w:rsidRDefault="00000000">
      <w:pPr>
        <w:pStyle w:val="StyleInstructionsItalic"/>
        <w:numPr>
          <w:ilvl w:val="0"/>
          <w:numId w:val="10"/>
        </w:numPr>
        <w:rPr>
          <w:rFonts w:cs="Arial"/>
          <w:i/>
        </w:rPr>
      </w:pPr>
      <w:r>
        <w:rPr>
          <w:rFonts w:cs="Arial"/>
          <w:i/>
        </w:rPr>
        <w:t>Remove all Instructions by doing the following: Select a section of Instructions &gt; Right Click &gt; Select ‘Styles” &gt; Select ‘Select Text with Similar Formatting’ &gt; Press ‘Delete’</w:t>
      </w:r>
    </w:p>
    <w:p w14:paraId="0A44C779" w14:textId="77777777" w:rsidR="00CC3CB0" w:rsidRDefault="00000000">
      <w:pPr>
        <w:rPr>
          <w:rFonts w:ascii="Arial" w:hAnsi="Arial" w:cs="Arial"/>
          <w:i/>
          <w:color w:val="3333FF"/>
          <w:sz w:val="20"/>
          <w:szCs w:val="20"/>
        </w:rPr>
      </w:pPr>
      <w:r>
        <w:rPr>
          <w:rFonts w:ascii="Arial" w:hAnsi="Arial" w:cs="Arial"/>
          <w:i/>
          <w:color w:val="3333FF"/>
          <w:sz w:val="20"/>
          <w:szCs w:val="20"/>
        </w:rPr>
        <w:br w:type="page"/>
      </w:r>
    </w:p>
    <w:p w14:paraId="0A44C77A" w14:textId="77777777" w:rsidR="00CC3CB0" w:rsidRDefault="00CC3CB0">
      <w:pPr>
        <w:rPr>
          <w:rFonts w:ascii="Arial" w:hAnsi="Arial" w:cs="Arial"/>
          <w:i/>
          <w:color w:val="3333FF"/>
          <w:sz w:val="20"/>
          <w:szCs w:val="20"/>
        </w:rPr>
      </w:pPr>
    </w:p>
    <w:p w14:paraId="0A44C77B" w14:textId="77777777" w:rsidR="00CC3CB0" w:rsidRDefault="00000000">
      <w:pPr>
        <w:pStyle w:val="1"/>
        <w:numPr>
          <w:ilvl w:val="0"/>
          <w:numId w:val="11"/>
        </w:numPr>
      </w:pPr>
      <w:bookmarkStart w:id="59" w:name="_Toc92888656"/>
      <w:bookmarkStart w:id="60" w:name="_Toc283806177"/>
      <w:bookmarkStart w:id="61" w:name="_Toc133976601"/>
      <w:r>
        <w:t>Introduction</w:t>
      </w:r>
      <w:bookmarkEnd w:id="59"/>
      <w:bookmarkEnd w:id="60"/>
      <w:bookmarkEnd w:id="61"/>
    </w:p>
    <w:p w14:paraId="0A44C77C" w14:textId="77777777" w:rsidR="00CC3CB0" w:rsidRDefault="00CC3CB0">
      <w:pPr>
        <w:pStyle w:val="Instructions"/>
        <w:rPr>
          <w:rFonts w:cs="Arial"/>
        </w:rPr>
      </w:pPr>
    </w:p>
    <w:p w14:paraId="34DDD45B" w14:textId="02143449" w:rsidR="00EE186F" w:rsidRPr="00C948F4" w:rsidDel="00C948F4" w:rsidRDefault="00EE186F" w:rsidP="00EE186F">
      <w:pPr>
        <w:ind w:left="360"/>
        <w:rPr>
          <w:del w:id="62" w:author="Liu,Tao (YFI,Liu Tao,Shanghai,CN)" w:date="2026-04-20T13:29:00Z" w16du:dateUtc="2026-04-20T05:29:00Z"/>
          <w:rFonts w:ascii="Arial" w:hAnsi="Arial" w:cs="Arial"/>
          <w:sz w:val="20"/>
          <w:szCs w:val="20"/>
          <w:lang w:eastAsia="zh-CN"/>
        </w:rPr>
      </w:pPr>
      <w:r w:rsidRPr="00EE186F">
        <w:rPr>
          <w:rFonts w:ascii="Arial" w:hAnsi="Arial" w:cs="Arial" w:hint="eastAsia"/>
          <w:b/>
          <w:bCs/>
          <w:sz w:val="20"/>
          <w:szCs w:val="20"/>
          <w:lang w:eastAsia="zh-CN"/>
        </w:rPr>
        <w:t>高质量的人类数据和互联网数据即将趋于枯竭，而机器数据、工业数据以及时序数据仍然大有潜力，成为新的重要资源。</w:t>
      </w:r>
      <w:r w:rsidR="00C948F4" w:rsidRPr="00C948F4">
        <w:rPr>
          <w:rFonts w:ascii="Arial" w:hAnsi="Arial" w:cs="Arial" w:hint="eastAsia"/>
          <w:b/>
          <w:bCs/>
          <w:sz w:val="20"/>
          <w:szCs w:val="20"/>
          <w:lang w:eastAsia="zh-CN"/>
        </w:rPr>
        <w:t>通过建设统一的平台和能力中心，在保障安全的基础上，实现对工业语料的集中收集与管理，促进模型资源的协同共享，并借助平台提供的工程化能力，降低工业智能体的开发难度，提高开发效率。</w:t>
      </w:r>
    </w:p>
    <w:p w14:paraId="0A44C77D" w14:textId="3D288492" w:rsidR="00CC3CB0" w:rsidRPr="00EE186F" w:rsidRDefault="00CC3CB0" w:rsidP="00C948F4">
      <w:pPr>
        <w:ind w:left="360"/>
        <w:rPr>
          <w:rFonts w:ascii="Arial" w:hAnsi="Arial" w:cs="Arial"/>
          <w:sz w:val="20"/>
          <w:szCs w:val="20"/>
          <w:lang w:eastAsia="zh-CN"/>
        </w:rPr>
      </w:pPr>
    </w:p>
    <w:p w14:paraId="0A44C77E" w14:textId="77777777" w:rsidR="00CC3CB0" w:rsidRDefault="00CC3CB0">
      <w:pPr>
        <w:pStyle w:val="Instructions"/>
        <w:rPr>
          <w:rFonts w:cs="Arial"/>
          <w:lang w:eastAsia="zh-CN"/>
        </w:rPr>
      </w:pPr>
      <w:bookmarkStart w:id="63" w:name="OLE_LINK3"/>
      <w:bookmarkStart w:id="64" w:name="OLE_LINK4"/>
    </w:p>
    <w:p w14:paraId="0A44C77F" w14:textId="77777777" w:rsidR="00CC3CB0" w:rsidRDefault="00000000">
      <w:pPr>
        <w:pStyle w:val="Instructions"/>
        <w:rPr>
          <w:rFonts w:cs="Arial"/>
        </w:rPr>
      </w:pPr>
      <w:r>
        <w:rPr>
          <w:rFonts w:cs="Arial"/>
        </w:rPr>
        <w:t xml:space="preserve">This section should describe the key project objectives that were uncovered during the creation of the Project Charter and further detailed during the AS-IS and TO-BE process documentation and Gap Analysis process as well as taking Use Cases as input. Use the following </w:t>
      </w:r>
      <w:proofErr w:type="gramStart"/>
      <w:r>
        <w:rPr>
          <w:rFonts w:cs="Arial"/>
        </w:rPr>
        <w:t>guideline</w:t>
      </w:r>
      <w:proofErr w:type="gramEnd"/>
      <w:r>
        <w:rPr>
          <w:rFonts w:cs="Arial"/>
        </w:rPr>
        <w:t xml:space="preserve"> in coming up with a Business Requirement.</w:t>
      </w:r>
    </w:p>
    <w:p w14:paraId="0A44C780" w14:textId="77777777" w:rsidR="00CC3CB0" w:rsidRDefault="00000000">
      <w:pPr>
        <w:pStyle w:val="Instructions"/>
        <w:rPr>
          <w:rFonts w:cs="Arial"/>
        </w:rPr>
      </w:pPr>
      <w:r>
        <w:rPr>
          <w:rFonts w:cs="Arial"/>
        </w:rPr>
        <w:t>The purpose of the… - project name.</w:t>
      </w:r>
    </w:p>
    <w:p w14:paraId="0A44C781" w14:textId="77777777" w:rsidR="00CC3CB0" w:rsidRDefault="00000000">
      <w:pPr>
        <w:pStyle w:val="Instructions"/>
        <w:rPr>
          <w:rFonts w:cs="Arial"/>
        </w:rPr>
      </w:pPr>
      <w:r>
        <w:rPr>
          <w:rFonts w:cs="Arial"/>
        </w:rPr>
        <w:t>. . . is to . . .- describe the project goal(s)</w:t>
      </w:r>
    </w:p>
    <w:p w14:paraId="0A44C782" w14:textId="77777777" w:rsidR="00CC3CB0" w:rsidRDefault="00000000">
      <w:pPr>
        <w:pStyle w:val="Instructions"/>
        <w:rPr>
          <w:rFonts w:cs="Arial"/>
        </w:rPr>
      </w:pPr>
      <w:r>
        <w:rPr>
          <w:rFonts w:cs="Arial"/>
        </w:rPr>
        <w:t>. . . so that . . . describe the measurable benefits of the solution.</w:t>
      </w:r>
    </w:p>
    <w:bookmarkEnd w:id="63"/>
    <w:bookmarkEnd w:id="64"/>
    <w:p w14:paraId="0A44C783" w14:textId="77777777" w:rsidR="00CC3CB0" w:rsidRDefault="00CC3CB0">
      <w:pPr>
        <w:pStyle w:val="Instructions"/>
        <w:rPr>
          <w:rFonts w:cs="Arial"/>
        </w:rPr>
      </w:pPr>
    </w:p>
    <w:p w14:paraId="0A44C784" w14:textId="77777777" w:rsidR="00CC3CB0" w:rsidRDefault="00000000">
      <w:pPr>
        <w:pStyle w:val="1"/>
        <w:numPr>
          <w:ilvl w:val="0"/>
          <w:numId w:val="11"/>
        </w:numPr>
      </w:pPr>
      <w:bookmarkStart w:id="65" w:name="_Toc92888657"/>
      <w:bookmarkStart w:id="66" w:name="_Toc283806178"/>
      <w:r>
        <w:rPr>
          <w:color w:val="244061"/>
        </w:rPr>
        <w:t>Scope</w:t>
      </w:r>
      <w:bookmarkEnd w:id="65"/>
    </w:p>
    <w:p w14:paraId="0A44C785" w14:textId="77777777" w:rsidR="00CC3CB0" w:rsidRDefault="00CC3CB0"/>
    <w:p w14:paraId="0A44C786" w14:textId="77777777" w:rsidR="00CC3CB0" w:rsidRDefault="00000000">
      <w:pPr>
        <w:pStyle w:val="2"/>
        <w:numPr>
          <w:ilvl w:val="1"/>
          <w:numId w:val="11"/>
        </w:numPr>
        <w:ind w:left="360"/>
        <w:rPr>
          <w:color w:val="244061"/>
          <w:sz w:val="22"/>
          <w:szCs w:val="20"/>
        </w:rPr>
      </w:pPr>
      <w:bookmarkStart w:id="67" w:name="_Toc92888658"/>
      <w:bookmarkStart w:id="68" w:name="_Toc63609923"/>
      <w:r>
        <w:rPr>
          <w:color w:val="244061"/>
        </w:rPr>
        <w:t>Scope Include</w:t>
      </w:r>
      <w:bookmarkEnd w:id="67"/>
      <w:bookmarkEnd w:id="68"/>
    </w:p>
    <w:p w14:paraId="0A44C787" w14:textId="77777777" w:rsidR="00CC3CB0" w:rsidRDefault="00000000">
      <w:pPr>
        <w:pStyle w:val="af5"/>
        <w:numPr>
          <w:ilvl w:val="0"/>
          <w:numId w:val="12"/>
        </w:numPr>
        <w:spacing w:before="50" w:after="0" w:line="240" w:lineRule="auto"/>
        <w:contextualSpacing w:val="0"/>
        <w:jc w:val="both"/>
        <w:rPr>
          <w:rFonts w:ascii="Arial" w:eastAsia="宋体" w:hAnsi="Arial" w:cs="Arial"/>
          <w:i/>
          <w:color w:val="3366FF"/>
          <w:sz w:val="20"/>
          <w:szCs w:val="24"/>
        </w:rPr>
      </w:pPr>
      <w:r>
        <w:rPr>
          <w:rFonts w:ascii="Arial" w:eastAsia="宋体" w:hAnsi="Arial" w:cs="Arial"/>
          <w:i/>
          <w:color w:val="3366FF"/>
          <w:sz w:val="20"/>
          <w:szCs w:val="24"/>
        </w:rPr>
        <w:t>(From Business Organization, Function, Location, Users, Business Process, IT System etc.)</w:t>
      </w:r>
    </w:p>
    <w:p w14:paraId="6E93F43C" w14:textId="77777777" w:rsidR="00314A71" w:rsidRPr="00314A71" w:rsidRDefault="00314A71" w:rsidP="00314A71">
      <w:pPr>
        <w:pStyle w:val="af5"/>
        <w:numPr>
          <w:ilvl w:val="0"/>
          <w:numId w:val="12"/>
        </w:numPr>
        <w:rPr>
          <w:rFonts w:ascii="Arial" w:eastAsia="宋体" w:hAnsi="Arial" w:cs="Arial"/>
          <w:i/>
          <w:sz w:val="20"/>
          <w:szCs w:val="24"/>
        </w:rPr>
      </w:pPr>
      <w:r w:rsidRPr="00314A71">
        <w:rPr>
          <w:rFonts w:ascii="Arial" w:eastAsia="宋体" w:hAnsi="Arial" w:cs="Arial" w:hint="eastAsia"/>
          <w:i/>
          <w:sz w:val="20"/>
          <w:szCs w:val="24"/>
        </w:rPr>
        <w:t>组织范围：本工作说明书的范围包含</w:t>
      </w:r>
      <w:r w:rsidRPr="00314A71">
        <w:rPr>
          <w:rFonts w:ascii="Arial" w:eastAsia="宋体" w:hAnsi="Arial" w:cs="Arial" w:hint="eastAsia"/>
          <w:i/>
          <w:sz w:val="20"/>
          <w:szCs w:val="24"/>
        </w:rPr>
        <w:t xml:space="preserve">YFI/YFS/YFSS/Keiper/YFAI AP/YFAI </w:t>
      </w:r>
      <w:r w:rsidRPr="00314A71">
        <w:rPr>
          <w:rFonts w:ascii="Arial" w:eastAsia="宋体" w:hAnsi="Arial" w:cs="Arial" w:hint="eastAsia"/>
          <w:i/>
          <w:sz w:val="20"/>
          <w:szCs w:val="24"/>
        </w:rPr>
        <w:t>海外</w:t>
      </w:r>
      <w:r w:rsidRPr="00314A71">
        <w:rPr>
          <w:rFonts w:ascii="Arial" w:eastAsia="宋体" w:hAnsi="Arial" w:cs="Arial" w:hint="eastAsia"/>
          <w:i/>
          <w:sz w:val="20"/>
          <w:szCs w:val="24"/>
        </w:rPr>
        <w:t>/YFPO/YFE</w:t>
      </w:r>
    </w:p>
    <w:p w14:paraId="0A44C789" w14:textId="77777777" w:rsidR="00CC3CB0" w:rsidRPr="00C948F4" w:rsidRDefault="00CC3CB0">
      <w:pPr>
        <w:spacing w:before="50"/>
        <w:rPr>
          <w:rFonts w:cs="Arial"/>
          <w:sz w:val="21"/>
          <w:szCs w:val="21"/>
          <w:lang w:eastAsia="zh-CN"/>
        </w:rPr>
      </w:pPr>
    </w:p>
    <w:p w14:paraId="0A44C78A" w14:textId="77777777" w:rsidR="00CC3CB0" w:rsidRDefault="00000000">
      <w:pPr>
        <w:pStyle w:val="2"/>
        <w:numPr>
          <w:ilvl w:val="1"/>
          <w:numId w:val="11"/>
        </w:numPr>
        <w:ind w:left="360"/>
        <w:rPr>
          <w:color w:val="244061"/>
        </w:rPr>
      </w:pPr>
      <w:bookmarkStart w:id="69" w:name="_Toc63609924"/>
      <w:bookmarkStart w:id="70" w:name="_Toc92888659"/>
      <w:r>
        <w:rPr>
          <w:color w:val="244061"/>
        </w:rPr>
        <w:t>Scope Exclude</w:t>
      </w:r>
      <w:bookmarkEnd w:id="69"/>
      <w:bookmarkEnd w:id="70"/>
    </w:p>
    <w:p w14:paraId="0A44C78B" w14:textId="77777777" w:rsidR="00CC3CB0" w:rsidRDefault="00000000">
      <w:pPr>
        <w:pStyle w:val="af5"/>
        <w:numPr>
          <w:ilvl w:val="0"/>
          <w:numId w:val="12"/>
        </w:numPr>
        <w:spacing w:before="50" w:after="0" w:line="240" w:lineRule="auto"/>
        <w:contextualSpacing w:val="0"/>
        <w:jc w:val="both"/>
        <w:rPr>
          <w:rFonts w:ascii="Arial" w:eastAsia="宋体" w:hAnsi="Arial" w:cs="Arial"/>
          <w:i/>
          <w:color w:val="3366FF"/>
          <w:sz w:val="20"/>
          <w:szCs w:val="24"/>
        </w:rPr>
      </w:pPr>
      <w:r>
        <w:rPr>
          <w:rFonts w:ascii="Arial" w:eastAsia="宋体" w:hAnsi="Arial" w:cs="Arial"/>
          <w:i/>
          <w:color w:val="3366FF"/>
          <w:sz w:val="20"/>
          <w:szCs w:val="24"/>
        </w:rPr>
        <w:t>(From Business Organization, Function, Location, Users, Business Process, IT System etc.)</w:t>
      </w:r>
    </w:p>
    <w:p w14:paraId="0A44C78C" w14:textId="77777777" w:rsidR="00CC3CB0" w:rsidRDefault="00CC3CB0">
      <w:pPr>
        <w:rPr>
          <w:rFonts w:ascii="Arial" w:hAnsi="Arial" w:cs="Arial"/>
          <w:sz w:val="20"/>
          <w:szCs w:val="20"/>
        </w:rPr>
      </w:pPr>
    </w:p>
    <w:p w14:paraId="0A44C78D" w14:textId="77777777" w:rsidR="00CC3CB0" w:rsidRDefault="00CC3CB0">
      <w:pPr>
        <w:rPr>
          <w:rFonts w:ascii="Arial" w:hAnsi="Arial" w:cs="Arial"/>
          <w:sz w:val="20"/>
          <w:szCs w:val="20"/>
        </w:rPr>
      </w:pPr>
    </w:p>
    <w:p w14:paraId="0A44C78E" w14:textId="77777777" w:rsidR="00CC3CB0" w:rsidRDefault="00000000">
      <w:pPr>
        <w:pStyle w:val="1"/>
        <w:numPr>
          <w:ilvl w:val="0"/>
          <w:numId w:val="11"/>
        </w:numPr>
      </w:pPr>
      <w:bookmarkStart w:id="71" w:name="_Toc92888660"/>
      <w:r>
        <w:t>Users</w:t>
      </w:r>
      <w:bookmarkEnd w:id="66"/>
      <w:bookmarkEnd w:id="71"/>
    </w:p>
    <w:p w14:paraId="0A44C78F" w14:textId="77777777" w:rsidR="00CC3CB0" w:rsidRDefault="00CC3CB0">
      <w:pPr>
        <w:pStyle w:val="Instructions"/>
        <w:rPr>
          <w:rFonts w:cs="Arial"/>
        </w:rPr>
      </w:pPr>
    </w:p>
    <w:p w14:paraId="0A44C790" w14:textId="77777777" w:rsidR="00CC3CB0" w:rsidRDefault="00000000">
      <w:pPr>
        <w:pStyle w:val="Instructions"/>
        <w:rPr>
          <w:rFonts w:cs="Arial"/>
        </w:rPr>
      </w:pPr>
      <w:r>
        <w:rPr>
          <w:rFonts w:cs="Arial"/>
        </w:rPr>
        <w:t>This section provides details of the Users for the solution and the User Requirements.  It should describe the Users, their needs and how the Users will interact with the solution.  Include also as “Users” any downstream processes and/or applications that will interact with the solution.</w:t>
      </w:r>
    </w:p>
    <w:p w14:paraId="0A44C791" w14:textId="77777777" w:rsidR="00CC3CB0" w:rsidRDefault="00CC3CB0">
      <w:pPr>
        <w:pStyle w:val="Instructions"/>
        <w:rPr>
          <w:rFonts w:cs="Arial"/>
          <w:i w:val="0"/>
        </w:rPr>
      </w:pPr>
    </w:p>
    <w:tbl>
      <w:tblPr>
        <w:tblW w:w="1008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4A0" w:firstRow="1" w:lastRow="0" w:firstColumn="1" w:lastColumn="0" w:noHBand="0" w:noVBand="1"/>
      </w:tblPr>
      <w:tblGrid>
        <w:gridCol w:w="2986"/>
        <w:gridCol w:w="2745"/>
        <w:gridCol w:w="4349"/>
      </w:tblGrid>
      <w:tr w:rsidR="00CC3CB0" w14:paraId="0A44C795" w14:textId="77777777">
        <w:trPr>
          <w:trHeight w:val="228"/>
          <w:tblHeader/>
        </w:trPr>
        <w:tc>
          <w:tcPr>
            <w:tcW w:w="2986" w:type="dxa"/>
            <w:shd w:val="clear" w:color="auto" w:fill="D9D9D9" w:themeFill="background1" w:themeFillShade="D9"/>
          </w:tcPr>
          <w:p w14:paraId="0A44C792" w14:textId="77777777" w:rsidR="00CC3CB0" w:rsidRDefault="00000000">
            <w:pPr>
              <w:pStyle w:val="TableHeader"/>
              <w:jc w:val="center"/>
              <w:rPr>
                <w:rFonts w:ascii="Arial" w:hAnsi="Arial"/>
                <w:bCs w:val="0"/>
                <w:color w:val="17365D" w:themeColor="text2" w:themeShade="BF"/>
                <w:szCs w:val="24"/>
              </w:rPr>
            </w:pPr>
            <w:r>
              <w:rPr>
                <w:rFonts w:ascii="Arial" w:hAnsi="Arial"/>
                <w:bCs w:val="0"/>
                <w:color w:val="17365D" w:themeColor="text2" w:themeShade="BF"/>
                <w:szCs w:val="24"/>
              </w:rPr>
              <w:t>User Role</w:t>
            </w:r>
          </w:p>
        </w:tc>
        <w:tc>
          <w:tcPr>
            <w:tcW w:w="2745" w:type="dxa"/>
            <w:shd w:val="clear" w:color="auto" w:fill="D9D9D9" w:themeFill="background1" w:themeFillShade="D9"/>
          </w:tcPr>
          <w:p w14:paraId="0A44C793" w14:textId="77777777" w:rsidR="00CC3CB0" w:rsidRDefault="00000000">
            <w:pPr>
              <w:pStyle w:val="TableHeader"/>
              <w:jc w:val="center"/>
              <w:rPr>
                <w:rFonts w:ascii="Arial" w:hAnsi="Arial"/>
                <w:bCs w:val="0"/>
                <w:color w:val="17365D" w:themeColor="text2" w:themeShade="BF"/>
                <w:szCs w:val="24"/>
              </w:rPr>
            </w:pPr>
            <w:r>
              <w:rPr>
                <w:rFonts w:ascii="Arial" w:hAnsi="Arial"/>
                <w:bCs w:val="0"/>
                <w:color w:val="17365D" w:themeColor="text2" w:themeShade="BF"/>
                <w:szCs w:val="24"/>
              </w:rPr>
              <w:t>Description</w:t>
            </w:r>
          </w:p>
        </w:tc>
        <w:tc>
          <w:tcPr>
            <w:tcW w:w="4349" w:type="dxa"/>
            <w:shd w:val="clear" w:color="auto" w:fill="D9D9D9" w:themeFill="background1" w:themeFillShade="D9"/>
          </w:tcPr>
          <w:p w14:paraId="0A44C794" w14:textId="77777777" w:rsidR="00CC3CB0" w:rsidRDefault="00000000">
            <w:pPr>
              <w:pStyle w:val="TableHeader"/>
              <w:jc w:val="center"/>
              <w:rPr>
                <w:rFonts w:ascii="Arial" w:hAnsi="Arial"/>
                <w:bCs w:val="0"/>
                <w:color w:val="17365D" w:themeColor="text2" w:themeShade="BF"/>
                <w:szCs w:val="24"/>
              </w:rPr>
            </w:pPr>
            <w:r>
              <w:rPr>
                <w:rFonts w:ascii="Arial" w:hAnsi="Arial"/>
                <w:bCs w:val="0"/>
                <w:color w:val="17365D" w:themeColor="text2" w:themeShade="BF"/>
                <w:szCs w:val="24"/>
              </w:rPr>
              <w:t>Responsibilities/Needs</w:t>
            </w:r>
          </w:p>
        </w:tc>
      </w:tr>
      <w:tr w:rsidR="00CC3CB0" w14:paraId="0A44C79C" w14:textId="77777777">
        <w:trPr>
          <w:trHeight w:val="1376"/>
        </w:trPr>
        <w:tc>
          <w:tcPr>
            <w:tcW w:w="2986" w:type="dxa"/>
          </w:tcPr>
          <w:p w14:paraId="0A44C796" w14:textId="77777777" w:rsidR="00CC3CB0" w:rsidRDefault="00000000">
            <w:pPr>
              <w:ind w:left="360"/>
              <w:rPr>
                <w:rFonts w:ascii="Arial" w:eastAsia="Arial Unicode MS" w:hAnsi="Arial" w:cs="Arial"/>
                <w:i/>
                <w:color w:val="3366FF"/>
                <w:sz w:val="20"/>
              </w:rPr>
            </w:pPr>
            <w:r>
              <w:rPr>
                <w:rFonts w:ascii="Arial" w:eastAsia="Arial Unicode MS" w:hAnsi="Arial" w:cs="Arial"/>
                <w:i/>
                <w:color w:val="3366FF"/>
                <w:sz w:val="20"/>
              </w:rPr>
              <w:t>Requirements Engineers</w:t>
            </w:r>
          </w:p>
        </w:tc>
        <w:tc>
          <w:tcPr>
            <w:tcW w:w="2745" w:type="dxa"/>
          </w:tcPr>
          <w:p w14:paraId="0A44C797" w14:textId="77777777" w:rsidR="00CC3CB0" w:rsidRDefault="00000000">
            <w:pPr>
              <w:ind w:left="360"/>
              <w:rPr>
                <w:rFonts w:ascii="Arial" w:eastAsia="Arial Unicode MS" w:hAnsi="Arial" w:cs="Arial"/>
                <w:i/>
                <w:color w:val="3366FF"/>
                <w:sz w:val="20"/>
              </w:rPr>
            </w:pPr>
            <w:r>
              <w:rPr>
                <w:rFonts w:ascii="Arial" w:eastAsia="Arial Unicode MS" w:hAnsi="Arial" w:cs="Arial"/>
                <w:i/>
                <w:color w:val="3366FF"/>
                <w:sz w:val="20"/>
              </w:rPr>
              <w:t>Manages verification planning</w:t>
            </w:r>
          </w:p>
        </w:tc>
        <w:tc>
          <w:tcPr>
            <w:tcW w:w="4349" w:type="dxa"/>
          </w:tcPr>
          <w:p w14:paraId="0A44C798" w14:textId="77777777" w:rsidR="00CC3CB0" w:rsidRDefault="00000000">
            <w:pPr>
              <w:pStyle w:val="Instructions"/>
              <w:numPr>
                <w:ilvl w:val="0"/>
                <w:numId w:val="13"/>
              </w:numPr>
              <w:rPr>
                <w:rFonts w:eastAsia="Arial Unicode MS" w:cs="Arial"/>
              </w:rPr>
            </w:pPr>
            <w:r>
              <w:rPr>
                <w:rFonts w:eastAsia="Arial Unicode MS" w:cs="Arial"/>
              </w:rPr>
              <w:t>Review and upload specs and test methods.</w:t>
            </w:r>
          </w:p>
          <w:p w14:paraId="0A44C799" w14:textId="77777777" w:rsidR="00CC3CB0" w:rsidRDefault="00000000">
            <w:pPr>
              <w:pStyle w:val="Instructions"/>
              <w:numPr>
                <w:ilvl w:val="0"/>
                <w:numId w:val="13"/>
              </w:numPr>
              <w:rPr>
                <w:rFonts w:eastAsia="Arial Unicode MS" w:cs="Arial"/>
              </w:rPr>
            </w:pPr>
            <w:r>
              <w:rPr>
                <w:rFonts w:eastAsia="Arial Unicode MS" w:cs="Arial"/>
              </w:rPr>
              <w:t>Create verification plan for a program (ATR, TDM, etc.)</w:t>
            </w:r>
          </w:p>
          <w:p w14:paraId="0A44C79A" w14:textId="77777777" w:rsidR="00CC3CB0" w:rsidRDefault="00000000">
            <w:pPr>
              <w:pStyle w:val="Instructions"/>
              <w:numPr>
                <w:ilvl w:val="0"/>
                <w:numId w:val="13"/>
              </w:numPr>
              <w:rPr>
                <w:rFonts w:eastAsia="Arial Unicode MS" w:cs="Arial"/>
              </w:rPr>
            </w:pPr>
            <w:r>
              <w:rPr>
                <w:rFonts w:eastAsia="Arial Unicode MS" w:cs="Arial"/>
              </w:rPr>
              <w:t>Verify conformance to customer requirements</w:t>
            </w:r>
          </w:p>
          <w:p w14:paraId="0A44C79B" w14:textId="77777777" w:rsidR="00CC3CB0" w:rsidRDefault="00CC3CB0">
            <w:pPr>
              <w:pStyle w:val="Instructions"/>
              <w:rPr>
                <w:rFonts w:eastAsia="Arial Unicode MS" w:cs="Arial"/>
              </w:rPr>
            </w:pPr>
          </w:p>
        </w:tc>
      </w:tr>
      <w:tr w:rsidR="002576EA" w14:paraId="284E29B0" w14:textId="77777777">
        <w:trPr>
          <w:trHeight w:val="1376"/>
        </w:trPr>
        <w:tc>
          <w:tcPr>
            <w:tcW w:w="2986" w:type="dxa"/>
          </w:tcPr>
          <w:p w14:paraId="0E7410E9" w14:textId="39E18183" w:rsidR="002576EA" w:rsidRDefault="005027A2">
            <w:pPr>
              <w:ind w:left="360"/>
              <w:rPr>
                <w:rFonts w:ascii="Arial" w:eastAsia="Arial Unicode MS" w:hAnsi="Arial" w:cs="Arial"/>
                <w:i/>
                <w:color w:val="3366FF"/>
                <w:sz w:val="20"/>
              </w:rPr>
            </w:pPr>
            <w:r>
              <w:rPr>
                <w:rFonts w:ascii="宋体" w:hAnsi="宋体" w:cs="宋体" w:hint="eastAsia"/>
                <w:i/>
                <w:color w:val="3366FF"/>
                <w:sz w:val="20"/>
                <w:lang w:eastAsia="zh-CN"/>
              </w:rPr>
              <w:t>超级</w:t>
            </w:r>
            <w:r w:rsidR="002576EA">
              <w:rPr>
                <w:rFonts w:ascii="宋体" w:hAnsi="宋体" w:cs="宋体" w:hint="eastAsia"/>
                <w:i/>
                <w:color w:val="3366FF"/>
                <w:sz w:val="20"/>
                <w:lang w:eastAsia="zh-CN"/>
              </w:rPr>
              <w:t>管理员</w:t>
            </w:r>
          </w:p>
        </w:tc>
        <w:tc>
          <w:tcPr>
            <w:tcW w:w="2745" w:type="dxa"/>
          </w:tcPr>
          <w:p w14:paraId="15B973F8" w14:textId="2EF342FB" w:rsidR="002576EA" w:rsidRDefault="005027A2">
            <w:pPr>
              <w:ind w:left="360"/>
              <w:rPr>
                <w:rFonts w:ascii="Arial" w:eastAsia="Arial Unicode MS" w:hAnsi="Arial" w:cs="Arial"/>
                <w:i/>
                <w:color w:val="3366FF"/>
                <w:sz w:val="20"/>
              </w:rPr>
            </w:pPr>
            <w:r w:rsidRPr="005027A2">
              <w:rPr>
                <w:rFonts w:ascii="宋体" w:hAnsi="宋体" w:cs="宋体" w:hint="eastAsia"/>
                <w:i/>
                <w:color w:val="3366FF"/>
                <w:sz w:val="20"/>
              </w:rPr>
              <w:t>平台的全局最高权限</w:t>
            </w:r>
          </w:p>
        </w:tc>
        <w:tc>
          <w:tcPr>
            <w:tcW w:w="4349" w:type="dxa"/>
          </w:tcPr>
          <w:p w14:paraId="436015BB" w14:textId="77777777" w:rsidR="002576EA" w:rsidRPr="00CA65E0" w:rsidRDefault="009A40CC">
            <w:pPr>
              <w:pStyle w:val="Instructions"/>
              <w:numPr>
                <w:ilvl w:val="0"/>
                <w:numId w:val="13"/>
              </w:numPr>
              <w:rPr>
                <w:rFonts w:eastAsia="Arial Unicode MS" w:cs="Arial"/>
                <w:lang w:eastAsia="zh-CN"/>
              </w:rPr>
            </w:pPr>
            <w:r w:rsidRPr="009A40CC">
              <w:rPr>
                <w:rFonts w:ascii="宋体" w:hAnsi="宋体" w:cs="宋体" w:hint="eastAsia"/>
                <w:lang w:eastAsia="zh-CN"/>
              </w:rPr>
              <w:t>保障平台的整体稳定性、安全性及资源的合理分配</w:t>
            </w:r>
          </w:p>
          <w:p w14:paraId="278F38CC" w14:textId="77777777" w:rsidR="009A40CC" w:rsidRPr="00785F93" w:rsidRDefault="00CA65E0">
            <w:pPr>
              <w:pStyle w:val="Instructions"/>
              <w:numPr>
                <w:ilvl w:val="0"/>
                <w:numId w:val="13"/>
              </w:numPr>
              <w:rPr>
                <w:rFonts w:eastAsia="Arial Unicode MS" w:cs="Arial"/>
                <w:lang w:eastAsia="zh-CN"/>
              </w:rPr>
            </w:pPr>
            <w:r w:rsidRPr="00CA65E0">
              <w:rPr>
                <w:rFonts w:ascii="宋体" w:hAnsi="宋体" w:cs="宋体" w:hint="eastAsia"/>
                <w:lang w:eastAsia="zh-CN"/>
              </w:rPr>
              <w:t>负责建立</w:t>
            </w:r>
            <w:proofErr w:type="gramStart"/>
            <w:r w:rsidRPr="00CA65E0">
              <w:rPr>
                <w:rFonts w:ascii="宋体" w:hAnsi="宋体" w:cs="宋体" w:hint="eastAsia"/>
                <w:lang w:eastAsia="zh-CN"/>
              </w:rPr>
              <w:t>集团级</w:t>
            </w:r>
            <w:proofErr w:type="gramEnd"/>
            <w:r w:rsidRPr="00CA65E0">
              <w:rPr>
                <w:rFonts w:ascii="宋体" w:hAnsi="宋体" w:cs="宋体" w:hint="eastAsia"/>
                <w:lang w:eastAsia="zh-CN"/>
              </w:rPr>
              <w:t>的组织架构树，定义全局的角色权限策略</w:t>
            </w:r>
          </w:p>
          <w:p w14:paraId="06A2A2DA" w14:textId="32ED28CE" w:rsidR="00785F93" w:rsidRDefault="00CB110C">
            <w:pPr>
              <w:pStyle w:val="Instructions"/>
              <w:numPr>
                <w:ilvl w:val="0"/>
                <w:numId w:val="13"/>
              </w:numPr>
              <w:rPr>
                <w:rFonts w:eastAsia="Arial Unicode MS" w:cs="Arial"/>
                <w:lang w:eastAsia="zh-CN"/>
              </w:rPr>
            </w:pPr>
            <w:r w:rsidRPr="00CB110C">
              <w:rPr>
                <w:rFonts w:ascii="宋体" w:hAnsi="宋体" w:cs="宋体" w:hint="eastAsia"/>
                <w:lang w:eastAsia="zh-CN"/>
              </w:rPr>
              <w:t>制定全局的数据存储标准与生命周期策略，管理公共基础数据集</w:t>
            </w:r>
            <w:r>
              <w:rPr>
                <w:rFonts w:ascii="宋体" w:hAnsi="宋体" w:cs="宋体" w:hint="eastAsia"/>
                <w:lang w:eastAsia="zh-CN"/>
              </w:rPr>
              <w:t>、模型</w:t>
            </w:r>
            <w:r w:rsidR="005165CF">
              <w:rPr>
                <w:rFonts w:ascii="宋体" w:hAnsi="宋体" w:cs="宋体" w:hint="eastAsia"/>
                <w:lang w:eastAsia="zh-CN"/>
              </w:rPr>
              <w:t>、资源</w:t>
            </w:r>
            <w:r>
              <w:rPr>
                <w:rFonts w:ascii="宋体" w:hAnsi="宋体" w:cs="宋体" w:hint="eastAsia"/>
                <w:lang w:eastAsia="zh-CN"/>
              </w:rPr>
              <w:t>和镜像</w:t>
            </w:r>
          </w:p>
        </w:tc>
      </w:tr>
      <w:tr w:rsidR="00B92A00" w14:paraId="5CB23FF0" w14:textId="77777777">
        <w:trPr>
          <w:trHeight w:val="1376"/>
        </w:trPr>
        <w:tc>
          <w:tcPr>
            <w:tcW w:w="2986" w:type="dxa"/>
          </w:tcPr>
          <w:p w14:paraId="67646F26" w14:textId="4989F5C1" w:rsidR="00B92A00" w:rsidRDefault="00B92A00">
            <w:pPr>
              <w:ind w:left="360"/>
              <w:rPr>
                <w:rFonts w:ascii="宋体" w:hAnsi="宋体" w:cs="宋体" w:hint="eastAsia"/>
                <w:i/>
                <w:color w:val="3366FF"/>
                <w:sz w:val="20"/>
                <w:lang w:eastAsia="zh-CN"/>
              </w:rPr>
            </w:pPr>
            <w:r>
              <w:rPr>
                <w:rFonts w:ascii="宋体" w:hAnsi="宋体" w:cs="宋体" w:hint="eastAsia"/>
                <w:i/>
                <w:color w:val="3366FF"/>
                <w:sz w:val="20"/>
                <w:lang w:eastAsia="zh-CN"/>
              </w:rPr>
              <w:lastRenderedPageBreak/>
              <w:t>BU子管理员</w:t>
            </w:r>
          </w:p>
        </w:tc>
        <w:tc>
          <w:tcPr>
            <w:tcW w:w="2745" w:type="dxa"/>
          </w:tcPr>
          <w:p w14:paraId="1308FDD1" w14:textId="6F196769" w:rsidR="00B92A00" w:rsidRPr="005027A2" w:rsidRDefault="00EC24AA">
            <w:pPr>
              <w:ind w:left="360"/>
              <w:rPr>
                <w:rFonts w:ascii="宋体" w:hAnsi="宋体" w:cs="宋体" w:hint="eastAsia"/>
                <w:i/>
                <w:color w:val="3366FF"/>
                <w:sz w:val="20"/>
                <w:lang w:eastAsia="zh-CN"/>
              </w:rPr>
            </w:pPr>
            <w:r>
              <w:rPr>
                <w:rFonts w:ascii="宋体" w:hAnsi="宋体" w:cs="宋体" w:hint="eastAsia"/>
                <w:i/>
                <w:color w:val="3366FF"/>
                <w:sz w:val="20"/>
                <w:lang w:eastAsia="zh-CN"/>
              </w:rPr>
              <w:t>负责各BU内的管理</w:t>
            </w:r>
          </w:p>
        </w:tc>
        <w:tc>
          <w:tcPr>
            <w:tcW w:w="4349" w:type="dxa"/>
          </w:tcPr>
          <w:p w14:paraId="20B88AAB" w14:textId="77777777" w:rsidR="00B92A00" w:rsidRPr="005C70AE" w:rsidRDefault="000858A0">
            <w:pPr>
              <w:pStyle w:val="Instructions"/>
              <w:numPr>
                <w:ilvl w:val="0"/>
                <w:numId w:val="13"/>
              </w:numPr>
              <w:rPr>
                <w:rFonts w:eastAsia="Arial Unicode MS" w:cs="Arial"/>
                <w:lang w:eastAsia="zh-CN"/>
              </w:rPr>
            </w:pPr>
            <w:r>
              <w:rPr>
                <w:rFonts w:ascii="宋体" w:hAnsi="宋体" w:cs="宋体" w:hint="eastAsia"/>
                <w:lang w:eastAsia="zh-CN"/>
              </w:rPr>
              <w:t>管理各自BU内的用户清单</w:t>
            </w:r>
            <w:r w:rsidR="00A005B8">
              <w:rPr>
                <w:rFonts w:ascii="宋体" w:hAnsi="宋体" w:cs="宋体" w:hint="eastAsia"/>
                <w:lang w:eastAsia="zh-CN"/>
              </w:rPr>
              <w:t>、角色、数据集、模型和镜像</w:t>
            </w:r>
          </w:p>
          <w:p w14:paraId="5AFDFBD0" w14:textId="7C8BA406" w:rsidR="005C70AE" w:rsidRDefault="005C70AE">
            <w:pPr>
              <w:pStyle w:val="Instructions"/>
              <w:numPr>
                <w:ilvl w:val="0"/>
                <w:numId w:val="13"/>
              </w:numPr>
              <w:rPr>
                <w:rFonts w:eastAsia="Arial Unicode MS" w:cs="Arial"/>
                <w:lang w:eastAsia="zh-CN"/>
              </w:rPr>
            </w:pPr>
            <w:r w:rsidRPr="005C70AE">
              <w:rPr>
                <w:rFonts w:ascii="宋体" w:hAnsi="宋体" w:cs="宋体" w:hint="eastAsia"/>
                <w:lang w:eastAsia="zh-CN"/>
              </w:rPr>
              <w:t>负责协调内部资源或向总部寻求技术支持</w:t>
            </w:r>
          </w:p>
        </w:tc>
      </w:tr>
      <w:tr w:rsidR="00157448" w14:paraId="67EFD44F" w14:textId="77777777">
        <w:trPr>
          <w:trHeight w:val="1376"/>
        </w:trPr>
        <w:tc>
          <w:tcPr>
            <w:tcW w:w="2986" w:type="dxa"/>
          </w:tcPr>
          <w:p w14:paraId="6BE91508" w14:textId="797C658A" w:rsidR="00157448" w:rsidRDefault="00157448">
            <w:pPr>
              <w:ind w:left="360"/>
              <w:rPr>
                <w:rFonts w:ascii="宋体" w:hAnsi="宋体" w:cs="宋体" w:hint="eastAsia"/>
                <w:i/>
                <w:color w:val="3366FF"/>
                <w:sz w:val="20"/>
                <w:lang w:eastAsia="zh-CN"/>
              </w:rPr>
            </w:pPr>
            <w:r>
              <w:rPr>
                <w:rFonts w:ascii="宋体" w:hAnsi="宋体" w:cs="宋体" w:hint="eastAsia"/>
                <w:i/>
                <w:color w:val="3366FF"/>
                <w:sz w:val="20"/>
                <w:lang w:eastAsia="zh-CN"/>
              </w:rPr>
              <w:t>数据标注工程师</w:t>
            </w:r>
          </w:p>
        </w:tc>
        <w:tc>
          <w:tcPr>
            <w:tcW w:w="2745" w:type="dxa"/>
          </w:tcPr>
          <w:p w14:paraId="67D8D47B" w14:textId="17782B6D" w:rsidR="00157448" w:rsidRPr="005027A2" w:rsidRDefault="003052A9">
            <w:pPr>
              <w:ind w:left="360"/>
              <w:rPr>
                <w:rFonts w:ascii="宋体" w:hAnsi="宋体" w:cs="宋体" w:hint="eastAsia"/>
                <w:i/>
                <w:color w:val="3366FF"/>
                <w:sz w:val="20"/>
                <w:lang w:eastAsia="zh-CN"/>
              </w:rPr>
            </w:pPr>
            <w:r>
              <w:rPr>
                <w:rFonts w:ascii="宋体" w:hAnsi="宋体" w:cs="宋体" w:hint="eastAsia"/>
                <w:i/>
                <w:color w:val="3366FF"/>
                <w:sz w:val="20"/>
                <w:lang w:eastAsia="zh-CN"/>
              </w:rPr>
              <w:t>高质量数据集的杰出贡献者</w:t>
            </w:r>
          </w:p>
        </w:tc>
        <w:tc>
          <w:tcPr>
            <w:tcW w:w="4349" w:type="dxa"/>
          </w:tcPr>
          <w:p w14:paraId="0153A94F" w14:textId="512952E9" w:rsidR="00157448" w:rsidRPr="00CF0230" w:rsidRDefault="00A203BE">
            <w:pPr>
              <w:pStyle w:val="Instructions"/>
              <w:numPr>
                <w:ilvl w:val="0"/>
                <w:numId w:val="13"/>
              </w:numPr>
              <w:rPr>
                <w:rFonts w:eastAsia="Arial Unicode MS" w:cs="Arial"/>
              </w:rPr>
            </w:pPr>
            <w:r w:rsidRPr="00A203BE">
              <w:rPr>
                <w:rFonts w:ascii="宋体" w:hAnsi="宋体" w:cs="宋体" w:hint="eastAsia"/>
              </w:rPr>
              <w:t>数据接入</w:t>
            </w:r>
          </w:p>
          <w:p w14:paraId="13CC5F4B" w14:textId="61A02D0B" w:rsidR="00CF0230" w:rsidRPr="00A203BE" w:rsidRDefault="00CF0230">
            <w:pPr>
              <w:pStyle w:val="Instructions"/>
              <w:numPr>
                <w:ilvl w:val="0"/>
                <w:numId w:val="13"/>
              </w:numPr>
              <w:rPr>
                <w:rFonts w:eastAsia="Arial Unicode MS" w:cs="Arial"/>
              </w:rPr>
            </w:pPr>
            <w:r>
              <w:rPr>
                <w:rFonts w:ascii="宋体" w:hAnsi="宋体" w:cs="宋体" w:hint="eastAsia"/>
                <w:lang w:eastAsia="zh-CN"/>
              </w:rPr>
              <w:t>数据</w:t>
            </w:r>
            <w:r w:rsidR="00140DE4">
              <w:rPr>
                <w:rFonts w:ascii="宋体" w:hAnsi="宋体" w:cs="宋体" w:hint="eastAsia"/>
                <w:lang w:eastAsia="zh-CN"/>
              </w:rPr>
              <w:t>预处理</w:t>
            </w:r>
          </w:p>
          <w:p w14:paraId="045C6733" w14:textId="0CE78EBA" w:rsidR="00A203BE" w:rsidRDefault="001D3825">
            <w:pPr>
              <w:pStyle w:val="Instructions"/>
              <w:numPr>
                <w:ilvl w:val="0"/>
                <w:numId w:val="13"/>
              </w:numPr>
              <w:rPr>
                <w:rFonts w:eastAsia="Arial Unicode MS" w:cs="Arial"/>
              </w:rPr>
            </w:pPr>
            <w:r>
              <w:rPr>
                <w:rFonts w:ascii="宋体" w:hAnsi="宋体" w:cs="宋体" w:hint="eastAsia"/>
                <w:lang w:eastAsia="zh-CN"/>
              </w:rPr>
              <w:t>数据标注</w:t>
            </w:r>
          </w:p>
        </w:tc>
      </w:tr>
      <w:tr w:rsidR="004019B3" w14:paraId="338D3C70" w14:textId="77777777">
        <w:trPr>
          <w:trHeight w:val="1376"/>
        </w:trPr>
        <w:tc>
          <w:tcPr>
            <w:tcW w:w="2986" w:type="dxa"/>
          </w:tcPr>
          <w:p w14:paraId="483458EB" w14:textId="73AC6550" w:rsidR="004019B3" w:rsidRDefault="004019B3">
            <w:pPr>
              <w:ind w:left="360"/>
              <w:rPr>
                <w:rFonts w:ascii="宋体" w:hAnsi="宋体" w:cs="宋体" w:hint="eastAsia"/>
                <w:i/>
                <w:color w:val="3366FF"/>
                <w:sz w:val="20"/>
                <w:lang w:eastAsia="zh-CN"/>
              </w:rPr>
            </w:pPr>
            <w:r>
              <w:rPr>
                <w:rFonts w:ascii="宋体" w:hAnsi="宋体" w:cs="宋体" w:hint="eastAsia"/>
                <w:i/>
                <w:color w:val="3366FF"/>
                <w:sz w:val="20"/>
                <w:lang w:eastAsia="zh-CN"/>
              </w:rPr>
              <w:t>数据审核</w:t>
            </w:r>
            <w:proofErr w:type="gramStart"/>
            <w:r>
              <w:rPr>
                <w:rFonts w:ascii="宋体" w:hAnsi="宋体" w:cs="宋体" w:hint="eastAsia"/>
                <w:i/>
                <w:color w:val="3366FF"/>
                <w:sz w:val="20"/>
                <w:lang w:eastAsia="zh-CN"/>
              </w:rPr>
              <w:t>工程师</w:t>
            </w:r>
            <w:proofErr w:type="gramEnd"/>
          </w:p>
        </w:tc>
        <w:tc>
          <w:tcPr>
            <w:tcW w:w="2745" w:type="dxa"/>
          </w:tcPr>
          <w:p w14:paraId="1B43F8A7" w14:textId="6C9CDCC3" w:rsidR="004019B3" w:rsidRDefault="00DB6434">
            <w:pPr>
              <w:ind w:left="360"/>
              <w:rPr>
                <w:rFonts w:ascii="宋体" w:hAnsi="宋体" w:cs="宋体" w:hint="eastAsia"/>
                <w:i/>
                <w:color w:val="3366FF"/>
                <w:sz w:val="20"/>
                <w:lang w:eastAsia="zh-CN"/>
              </w:rPr>
            </w:pPr>
            <w:r>
              <w:rPr>
                <w:rFonts w:ascii="宋体" w:hAnsi="宋体" w:cs="宋体" w:hint="eastAsia"/>
                <w:i/>
                <w:color w:val="3366FF"/>
                <w:sz w:val="20"/>
                <w:lang w:eastAsia="zh-CN"/>
              </w:rPr>
              <w:t>高质量数据集的守护者</w:t>
            </w:r>
          </w:p>
        </w:tc>
        <w:tc>
          <w:tcPr>
            <w:tcW w:w="4349" w:type="dxa"/>
          </w:tcPr>
          <w:p w14:paraId="19A6EADF" w14:textId="2B7690EF" w:rsidR="004019B3" w:rsidRPr="00A203BE" w:rsidRDefault="004677B9">
            <w:pPr>
              <w:pStyle w:val="Instructions"/>
              <w:numPr>
                <w:ilvl w:val="0"/>
                <w:numId w:val="13"/>
              </w:numPr>
              <w:rPr>
                <w:rFonts w:ascii="宋体" w:hAnsi="宋体" w:cs="宋体" w:hint="eastAsia"/>
              </w:rPr>
            </w:pPr>
            <w:r>
              <w:rPr>
                <w:rFonts w:ascii="宋体" w:hAnsi="宋体" w:cs="宋体" w:hint="eastAsia"/>
                <w:lang w:eastAsia="zh-CN"/>
              </w:rPr>
              <w:t>审核已标注好的数据</w:t>
            </w:r>
          </w:p>
        </w:tc>
      </w:tr>
      <w:tr w:rsidR="00157448" w14:paraId="6132CE7B" w14:textId="77777777">
        <w:trPr>
          <w:trHeight w:val="1376"/>
        </w:trPr>
        <w:tc>
          <w:tcPr>
            <w:tcW w:w="2986" w:type="dxa"/>
          </w:tcPr>
          <w:p w14:paraId="3AEB8065" w14:textId="156F2C1B" w:rsidR="00157448" w:rsidRDefault="00157448">
            <w:pPr>
              <w:ind w:left="360"/>
              <w:rPr>
                <w:rFonts w:ascii="宋体" w:hAnsi="宋体" w:cs="宋体" w:hint="eastAsia"/>
                <w:i/>
                <w:color w:val="3366FF"/>
                <w:sz w:val="20"/>
                <w:lang w:eastAsia="zh-CN"/>
              </w:rPr>
            </w:pPr>
            <w:r>
              <w:rPr>
                <w:rFonts w:ascii="宋体" w:hAnsi="宋体" w:cs="宋体" w:hint="eastAsia"/>
                <w:i/>
                <w:color w:val="3366FF"/>
                <w:sz w:val="20"/>
                <w:lang w:eastAsia="zh-CN"/>
              </w:rPr>
              <w:t>模型训练工程师</w:t>
            </w:r>
          </w:p>
        </w:tc>
        <w:tc>
          <w:tcPr>
            <w:tcW w:w="2745" w:type="dxa"/>
          </w:tcPr>
          <w:p w14:paraId="490B8313" w14:textId="77777777" w:rsidR="00157448" w:rsidRDefault="000C5EFD">
            <w:pPr>
              <w:ind w:left="360"/>
              <w:rPr>
                <w:rFonts w:ascii="宋体" w:hAnsi="宋体" w:cs="宋体" w:hint="eastAsia"/>
                <w:i/>
                <w:color w:val="3366FF"/>
                <w:sz w:val="20"/>
                <w:lang w:eastAsia="zh-CN"/>
              </w:rPr>
            </w:pPr>
            <w:r w:rsidRPr="000C5EFD">
              <w:rPr>
                <w:rFonts w:ascii="宋体" w:hAnsi="宋体" w:cs="宋体" w:hint="eastAsia"/>
                <w:i/>
                <w:color w:val="3366FF"/>
                <w:sz w:val="20"/>
              </w:rPr>
              <w:t>核心开发者</w:t>
            </w:r>
          </w:p>
          <w:p w14:paraId="77A96A3F" w14:textId="0E578219" w:rsidR="00A36C73" w:rsidRPr="005027A2" w:rsidRDefault="00A36C73">
            <w:pPr>
              <w:ind w:left="360"/>
              <w:rPr>
                <w:rFonts w:ascii="宋体" w:hAnsi="宋体" w:cs="宋体" w:hint="eastAsia"/>
                <w:i/>
                <w:color w:val="3366FF"/>
                <w:sz w:val="20"/>
                <w:lang w:eastAsia="zh-CN"/>
              </w:rPr>
            </w:pPr>
          </w:p>
        </w:tc>
        <w:tc>
          <w:tcPr>
            <w:tcW w:w="4349" w:type="dxa"/>
          </w:tcPr>
          <w:p w14:paraId="3257B59F" w14:textId="77777777" w:rsidR="00157448" w:rsidRPr="00646A70" w:rsidRDefault="000C5EFD">
            <w:pPr>
              <w:pStyle w:val="Instructions"/>
              <w:numPr>
                <w:ilvl w:val="0"/>
                <w:numId w:val="13"/>
              </w:numPr>
              <w:rPr>
                <w:rFonts w:eastAsia="Arial Unicode MS" w:cs="Arial"/>
              </w:rPr>
            </w:pPr>
            <w:r w:rsidRPr="000C5EFD">
              <w:rPr>
                <w:rFonts w:ascii="宋体" w:hAnsi="宋体" w:cs="宋体" w:hint="eastAsia"/>
              </w:rPr>
              <w:t>算法选择</w:t>
            </w:r>
          </w:p>
          <w:p w14:paraId="274F3332" w14:textId="77777777" w:rsidR="000C5EFD" w:rsidRPr="00646A70" w:rsidRDefault="006A2501">
            <w:pPr>
              <w:pStyle w:val="Instructions"/>
              <w:numPr>
                <w:ilvl w:val="0"/>
                <w:numId w:val="13"/>
              </w:numPr>
              <w:rPr>
                <w:rFonts w:eastAsia="Arial Unicode MS" w:cs="Arial"/>
              </w:rPr>
            </w:pPr>
            <w:r w:rsidRPr="006A2501">
              <w:rPr>
                <w:rFonts w:ascii="宋体" w:hAnsi="宋体" w:cs="宋体" w:hint="eastAsia"/>
              </w:rPr>
              <w:t>模型调优</w:t>
            </w:r>
          </w:p>
          <w:p w14:paraId="47012D02" w14:textId="77777777" w:rsidR="006A2501" w:rsidRPr="00646A70" w:rsidRDefault="006A2501">
            <w:pPr>
              <w:pStyle w:val="Instructions"/>
              <w:numPr>
                <w:ilvl w:val="0"/>
                <w:numId w:val="13"/>
              </w:numPr>
              <w:rPr>
                <w:rFonts w:eastAsia="Arial Unicode MS" w:cs="Arial"/>
              </w:rPr>
            </w:pPr>
            <w:r w:rsidRPr="006A2501">
              <w:rPr>
                <w:rFonts w:ascii="宋体" w:hAnsi="宋体" w:cs="宋体" w:hint="eastAsia"/>
              </w:rPr>
              <w:t>评估验证</w:t>
            </w:r>
          </w:p>
          <w:p w14:paraId="395DDEA2" w14:textId="7B02E02D" w:rsidR="00D34810" w:rsidRDefault="00D34810">
            <w:pPr>
              <w:pStyle w:val="Instructions"/>
              <w:numPr>
                <w:ilvl w:val="0"/>
                <w:numId w:val="13"/>
              </w:numPr>
              <w:rPr>
                <w:rFonts w:eastAsia="Arial Unicode MS" w:cs="Arial"/>
              </w:rPr>
            </w:pPr>
            <w:r>
              <w:rPr>
                <w:rFonts w:ascii="宋体" w:hAnsi="宋体" w:cs="宋体" w:hint="eastAsia"/>
                <w:lang w:eastAsia="zh-CN"/>
              </w:rPr>
              <w:t>模型工程化</w:t>
            </w:r>
          </w:p>
        </w:tc>
      </w:tr>
      <w:tr w:rsidR="00157448" w14:paraId="4A1DAEA0" w14:textId="77777777">
        <w:trPr>
          <w:trHeight w:val="1376"/>
        </w:trPr>
        <w:tc>
          <w:tcPr>
            <w:tcW w:w="2986" w:type="dxa"/>
          </w:tcPr>
          <w:p w14:paraId="04C6F65F" w14:textId="097D0CBE" w:rsidR="00157448" w:rsidRDefault="00157448">
            <w:pPr>
              <w:ind w:left="360"/>
              <w:rPr>
                <w:rFonts w:ascii="宋体" w:hAnsi="宋体" w:cs="宋体" w:hint="eastAsia"/>
                <w:i/>
                <w:color w:val="3366FF"/>
                <w:sz w:val="20"/>
                <w:lang w:eastAsia="zh-CN"/>
              </w:rPr>
            </w:pPr>
            <w:r>
              <w:rPr>
                <w:rFonts w:ascii="宋体" w:hAnsi="宋体" w:cs="宋体" w:hint="eastAsia"/>
                <w:i/>
                <w:color w:val="3366FF"/>
                <w:sz w:val="20"/>
                <w:lang w:eastAsia="zh-CN"/>
              </w:rPr>
              <w:t>模型应用工程师</w:t>
            </w:r>
          </w:p>
        </w:tc>
        <w:tc>
          <w:tcPr>
            <w:tcW w:w="2745" w:type="dxa"/>
          </w:tcPr>
          <w:p w14:paraId="5FE6491E" w14:textId="6783CE45" w:rsidR="00157448" w:rsidRPr="005027A2" w:rsidRDefault="00333366">
            <w:pPr>
              <w:ind w:left="360"/>
              <w:rPr>
                <w:rFonts w:ascii="宋体" w:hAnsi="宋体" w:cs="宋体" w:hint="eastAsia"/>
                <w:i/>
                <w:color w:val="3366FF"/>
                <w:sz w:val="20"/>
                <w:lang w:eastAsia="zh-CN"/>
              </w:rPr>
            </w:pPr>
            <w:r w:rsidRPr="00333366">
              <w:rPr>
                <w:rFonts w:ascii="宋体" w:hAnsi="宋体" w:cs="宋体" w:hint="eastAsia"/>
                <w:i/>
                <w:color w:val="3366FF"/>
                <w:sz w:val="20"/>
                <w:lang w:eastAsia="zh-CN"/>
              </w:rPr>
              <w:t>AI价值落地的“最后一公里”实施者</w:t>
            </w:r>
          </w:p>
        </w:tc>
        <w:tc>
          <w:tcPr>
            <w:tcW w:w="4349" w:type="dxa"/>
          </w:tcPr>
          <w:p w14:paraId="264AD0CB" w14:textId="77777777" w:rsidR="00157448" w:rsidRPr="007838CC" w:rsidRDefault="00DF7A61">
            <w:pPr>
              <w:pStyle w:val="Instructions"/>
              <w:numPr>
                <w:ilvl w:val="0"/>
                <w:numId w:val="13"/>
              </w:numPr>
              <w:rPr>
                <w:ins w:id="72" w:author="Liu,Tao (YFI,Liu Tao,Shanghai,CN)" w:date="2026-04-23T14:51:00Z" w16du:dateUtc="2026-04-23T06:51:00Z"/>
                <w:rFonts w:eastAsia="Arial Unicode MS" w:cs="Arial"/>
                <w:lang w:eastAsia="zh-CN"/>
              </w:rPr>
            </w:pPr>
            <w:r>
              <w:rPr>
                <w:rFonts w:ascii="宋体" w:hAnsi="宋体" w:cs="宋体" w:hint="eastAsia"/>
                <w:lang w:eastAsia="zh-CN"/>
              </w:rPr>
              <w:t>模型导出</w:t>
            </w:r>
          </w:p>
          <w:p w14:paraId="208FDCFE" w14:textId="3BDB8B13" w:rsidR="00335C44" w:rsidRDefault="00335C44">
            <w:pPr>
              <w:pStyle w:val="Instructions"/>
              <w:numPr>
                <w:ilvl w:val="0"/>
                <w:numId w:val="13"/>
              </w:numPr>
              <w:rPr>
                <w:rFonts w:eastAsia="Arial Unicode MS" w:cs="Arial"/>
                <w:lang w:eastAsia="zh-CN"/>
              </w:rPr>
            </w:pPr>
            <w:proofErr w:type="gramStart"/>
            <w:ins w:id="73" w:author="Liu,Tao (YFI,Liu Tao,Shanghai,CN)" w:date="2026-04-23T14:51:00Z" w16du:dateUtc="2026-04-23T06:51:00Z">
              <w:r>
                <w:rPr>
                  <w:rFonts w:ascii="宋体" w:hAnsi="宋体" w:cs="宋体" w:hint="eastAsia"/>
                  <w:lang w:eastAsia="zh-CN"/>
                </w:rPr>
                <w:t>管理</w:t>
              </w:r>
            </w:ins>
            <w:ins w:id="74" w:author="Liu,Tao (YFI,Liu Tao,Shanghai,CN)" w:date="2026-04-23T14:52:00Z" w16du:dateUtc="2026-04-23T06:52:00Z">
              <w:r>
                <w:rPr>
                  <w:rFonts w:ascii="宋体" w:hAnsi="宋体" w:cs="宋体" w:hint="eastAsia"/>
                  <w:lang w:eastAsia="zh-CN"/>
                </w:rPr>
                <w:t>边端服务器</w:t>
              </w:r>
            </w:ins>
            <w:proofErr w:type="gramEnd"/>
          </w:p>
        </w:tc>
      </w:tr>
    </w:tbl>
    <w:p w14:paraId="0A44C7AF" w14:textId="77777777" w:rsidR="00CC3CB0" w:rsidRDefault="00000000">
      <w:pPr>
        <w:pStyle w:val="1"/>
        <w:numPr>
          <w:ilvl w:val="0"/>
          <w:numId w:val="11"/>
        </w:numPr>
        <w:spacing w:before="240"/>
      </w:pPr>
      <w:bookmarkStart w:id="75" w:name="_Toc92888661"/>
      <w:bookmarkStart w:id="76" w:name="_Toc283806179"/>
      <w:r>
        <w:t>Functional Requirements</w:t>
      </w:r>
      <w:bookmarkEnd w:id="75"/>
      <w:bookmarkEnd w:id="76"/>
      <w:r>
        <w:t xml:space="preserve"> </w:t>
      </w:r>
    </w:p>
    <w:p w14:paraId="0A44C7B0" w14:textId="77777777" w:rsidR="00CC3CB0" w:rsidRDefault="00CC3CB0">
      <w:pPr>
        <w:pStyle w:val="Instructions"/>
        <w:rPr>
          <w:rFonts w:cs="Arial"/>
          <w:i w:val="0"/>
        </w:rPr>
      </w:pPr>
    </w:p>
    <w:p w14:paraId="0A44C7B1" w14:textId="77777777" w:rsidR="00CC3CB0" w:rsidRPr="00623944" w:rsidRDefault="00000000">
      <w:pPr>
        <w:pStyle w:val="Instructions"/>
        <w:rPr>
          <w:rFonts w:cs="Arial"/>
          <w:i w:val="0"/>
          <w:iCs/>
        </w:rPr>
      </w:pPr>
      <w:r w:rsidRPr="00623944">
        <w:rPr>
          <w:rFonts w:cs="Arial"/>
          <w:i w:val="0"/>
          <w:iCs/>
        </w:rPr>
        <w:t xml:space="preserve">The focus of this section should be on “what” the technology must do to support or respond to the user needs from a feature/function point of view.  The Functional Requirements must support the User Requirements.  The specific details of each of the </w:t>
      </w:r>
      <w:proofErr w:type="gramStart"/>
      <w:r w:rsidRPr="00623944">
        <w:rPr>
          <w:rFonts w:cs="Arial"/>
          <w:i w:val="0"/>
          <w:iCs/>
        </w:rPr>
        <w:t>high level</w:t>
      </w:r>
      <w:proofErr w:type="gramEnd"/>
      <w:r w:rsidRPr="00623944">
        <w:rPr>
          <w:rFonts w:cs="Arial"/>
          <w:i w:val="0"/>
          <w:iCs/>
        </w:rPr>
        <w:t xml:space="preserve"> Functional Requirements should be documented in Detailed Functional Requirements Specification(s).  Additionally, requirements should be considered in the following areas:</w:t>
      </w:r>
    </w:p>
    <w:p w14:paraId="0A44C7B2" w14:textId="77777777" w:rsidR="00CC3CB0" w:rsidRPr="00623944" w:rsidRDefault="00000000">
      <w:pPr>
        <w:pStyle w:val="Instructions"/>
        <w:rPr>
          <w:rFonts w:cs="Arial"/>
          <w:i w:val="0"/>
          <w:iCs/>
        </w:rPr>
      </w:pPr>
      <w:r w:rsidRPr="00623944">
        <w:rPr>
          <w:rFonts w:cs="Arial"/>
          <w:i w:val="0"/>
          <w:iCs/>
        </w:rPr>
        <w:tab/>
        <w:t>Business process/business functions needed</w:t>
      </w:r>
    </w:p>
    <w:p w14:paraId="0A44C7B3" w14:textId="77777777" w:rsidR="00CC3CB0" w:rsidRPr="00623944" w:rsidRDefault="00000000">
      <w:pPr>
        <w:pStyle w:val="Instructions"/>
        <w:rPr>
          <w:rFonts w:cs="Arial"/>
          <w:i w:val="0"/>
          <w:iCs/>
        </w:rPr>
      </w:pPr>
      <w:r w:rsidRPr="00623944">
        <w:rPr>
          <w:rFonts w:cs="Arial"/>
          <w:i w:val="0"/>
          <w:iCs/>
        </w:rPr>
        <w:tab/>
        <w:t>User interface requirements</w:t>
      </w:r>
    </w:p>
    <w:p w14:paraId="0A44C7B4" w14:textId="77777777" w:rsidR="00CC3CB0" w:rsidRPr="00623944" w:rsidRDefault="00000000">
      <w:pPr>
        <w:pStyle w:val="Instructions"/>
        <w:rPr>
          <w:rFonts w:cs="Arial"/>
          <w:i w:val="0"/>
          <w:iCs/>
        </w:rPr>
      </w:pPr>
      <w:r w:rsidRPr="00623944">
        <w:rPr>
          <w:rFonts w:cs="Arial"/>
          <w:i w:val="0"/>
          <w:iCs/>
        </w:rPr>
        <w:tab/>
        <w:t>Reporting needs</w:t>
      </w:r>
    </w:p>
    <w:p w14:paraId="0A44C7B5" w14:textId="77777777" w:rsidR="00CC3CB0" w:rsidRPr="00623944" w:rsidRDefault="00000000">
      <w:pPr>
        <w:pStyle w:val="Instructions"/>
        <w:rPr>
          <w:rFonts w:cs="Arial"/>
          <w:i w:val="0"/>
          <w:iCs/>
        </w:rPr>
      </w:pPr>
      <w:r w:rsidRPr="00623944">
        <w:rPr>
          <w:rFonts w:cs="Arial"/>
          <w:i w:val="0"/>
          <w:iCs/>
        </w:rPr>
        <w:tab/>
        <w:t xml:space="preserve">System or data integration requirements </w:t>
      </w:r>
    </w:p>
    <w:p w14:paraId="0A44C7B6" w14:textId="77777777" w:rsidR="00CC3CB0" w:rsidRPr="00623944" w:rsidRDefault="00CC3CB0">
      <w:pPr>
        <w:pStyle w:val="Instructions"/>
        <w:rPr>
          <w:rFonts w:cs="Arial"/>
          <w:i w:val="0"/>
          <w:iCs/>
        </w:rPr>
      </w:pPr>
    </w:p>
    <w:p w14:paraId="0A44C7B7" w14:textId="77777777" w:rsidR="00CC3CB0" w:rsidRPr="00623944" w:rsidRDefault="00000000">
      <w:pPr>
        <w:pStyle w:val="Instructions"/>
        <w:rPr>
          <w:rFonts w:cs="Arial"/>
          <w:i w:val="0"/>
          <w:iCs/>
        </w:rPr>
      </w:pPr>
      <w:r w:rsidRPr="00623944">
        <w:rPr>
          <w:rFonts w:cs="Arial"/>
          <w:i w:val="0"/>
          <w:iCs/>
        </w:rPr>
        <w:t xml:space="preserve">Use the following </w:t>
      </w:r>
      <w:proofErr w:type="gramStart"/>
      <w:r w:rsidRPr="00623944">
        <w:rPr>
          <w:rFonts w:cs="Arial"/>
          <w:i w:val="0"/>
          <w:iCs/>
        </w:rPr>
        <w:t>guideline</w:t>
      </w:r>
      <w:proofErr w:type="gramEnd"/>
      <w:r w:rsidRPr="00623944">
        <w:rPr>
          <w:rFonts w:cs="Arial"/>
          <w:i w:val="0"/>
          <w:iCs/>
        </w:rPr>
        <w:t xml:space="preserve"> in coming up with Functional Requirements Statements.</w:t>
      </w:r>
    </w:p>
    <w:p w14:paraId="0A44C7B8" w14:textId="77777777" w:rsidR="00CC3CB0" w:rsidRPr="00623944" w:rsidRDefault="00000000">
      <w:pPr>
        <w:pStyle w:val="Instructions"/>
        <w:rPr>
          <w:rFonts w:cs="Arial"/>
          <w:i w:val="0"/>
          <w:iCs/>
        </w:rPr>
      </w:pPr>
      <w:r w:rsidRPr="00623944">
        <w:rPr>
          <w:rFonts w:cs="Arial"/>
          <w:i w:val="0"/>
          <w:iCs/>
        </w:rPr>
        <w:t>The [specific system] shall</w:t>
      </w:r>
    </w:p>
    <w:p w14:paraId="0A44C7B9" w14:textId="77777777" w:rsidR="00CC3CB0" w:rsidRPr="00623944" w:rsidRDefault="00000000">
      <w:pPr>
        <w:pStyle w:val="Instructions"/>
        <w:rPr>
          <w:rFonts w:cs="Arial"/>
          <w:i w:val="0"/>
          <w:iCs/>
        </w:rPr>
      </w:pPr>
      <w:r w:rsidRPr="00623944">
        <w:rPr>
          <w:rFonts w:cs="Arial"/>
          <w:i w:val="0"/>
          <w:iCs/>
        </w:rPr>
        <w:t>. . . (describe what the system does to process the inputs and outputs for the user) when (event/condition))</w:t>
      </w:r>
    </w:p>
    <w:p w14:paraId="0A44C7BA" w14:textId="77777777" w:rsidR="00CC3CB0" w:rsidRDefault="00000000">
      <w:pPr>
        <w:pStyle w:val="Instructions"/>
        <w:rPr>
          <w:rFonts w:cs="Arial"/>
        </w:rPr>
      </w:pPr>
      <w:r w:rsidRPr="00623944">
        <w:rPr>
          <w:rFonts w:cs="Arial"/>
          <w:i w:val="0"/>
          <w:iCs/>
        </w:rPr>
        <w:t xml:space="preserve">e.g. The Payment Processing System shall present the Customer with “EFT Payment Confirmation” when payment submission is successful </w:t>
      </w:r>
    </w:p>
    <w:p w14:paraId="0A44C7BB" w14:textId="77777777" w:rsidR="00CC3CB0" w:rsidRDefault="00000000">
      <w:pPr>
        <w:pStyle w:val="a5"/>
        <w:rPr>
          <w:rFonts w:ascii="Arial" w:hAnsi="Arial" w:cs="Arial"/>
          <w:sz w:val="20"/>
          <w:szCs w:val="20"/>
        </w:rPr>
      </w:pPr>
      <w:r>
        <w:rPr>
          <w:rFonts w:ascii="Arial" w:hAnsi="Arial" w:cs="Arial"/>
          <w:b/>
          <w:sz w:val="20"/>
          <w:szCs w:val="20"/>
        </w:rPr>
        <w:t>Pr</w:t>
      </w:r>
      <w:r>
        <w:rPr>
          <w:rFonts w:ascii="Arial" w:hAnsi="Arial" w:cs="Arial"/>
          <w:sz w:val="20"/>
          <w:szCs w:val="20"/>
        </w:rPr>
        <w:t xml:space="preserve"> = Priority      H=Must Have     M= Should Have     L=Could Live Without.</w:t>
      </w:r>
    </w:p>
    <w:tbl>
      <w:tblPr>
        <w:tblW w:w="1016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3544"/>
        <w:gridCol w:w="4921"/>
        <w:gridCol w:w="567"/>
      </w:tblGrid>
      <w:tr w:rsidR="00CC3CB0" w14:paraId="0A44C7C0" w14:textId="77777777">
        <w:trPr>
          <w:cantSplit/>
          <w:trHeight w:val="328"/>
          <w:tblHeader/>
        </w:trPr>
        <w:tc>
          <w:tcPr>
            <w:tcW w:w="1134" w:type="dxa"/>
            <w:tcBorders>
              <w:bottom w:val="single" w:sz="4" w:space="0" w:color="auto"/>
            </w:tcBorders>
            <w:shd w:val="clear" w:color="auto" w:fill="D9D9D9" w:themeFill="background1" w:themeFillShade="D9"/>
            <w:vAlign w:val="center"/>
          </w:tcPr>
          <w:p w14:paraId="0A44C7BC" w14:textId="77777777" w:rsidR="00CC3CB0" w:rsidRDefault="00000000">
            <w:pPr>
              <w:pStyle w:val="TableText"/>
              <w:jc w:val="center"/>
              <w:rPr>
                <w:rFonts w:ascii="Arial" w:hAnsi="Arial" w:cs="Arial"/>
                <w:b/>
                <w:color w:val="17365D" w:themeColor="text2" w:themeShade="BF"/>
                <w:sz w:val="20"/>
                <w:szCs w:val="20"/>
              </w:rPr>
            </w:pPr>
            <w:r>
              <w:rPr>
                <w:rFonts w:ascii="Arial" w:hAnsi="Arial" w:cs="Arial"/>
                <w:b/>
                <w:color w:val="17365D" w:themeColor="text2" w:themeShade="BF"/>
                <w:sz w:val="20"/>
                <w:szCs w:val="20"/>
              </w:rPr>
              <w:lastRenderedPageBreak/>
              <w:t>#</w:t>
            </w:r>
          </w:p>
        </w:tc>
        <w:tc>
          <w:tcPr>
            <w:tcW w:w="3544" w:type="dxa"/>
            <w:tcBorders>
              <w:bottom w:val="single" w:sz="4" w:space="0" w:color="auto"/>
            </w:tcBorders>
            <w:shd w:val="clear" w:color="auto" w:fill="D9D9D9" w:themeFill="background1" w:themeFillShade="D9"/>
            <w:vAlign w:val="center"/>
          </w:tcPr>
          <w:p w14:paraId="0A44C7BD" w14:textId="77777777" w:rsidR="00CC3CB0" w:rsidRDefault="00000000">
            <w:pPr>
              <w:pStyle w:val="TableText"/>
              <w:jc w:val="center"/>
              <w:rPr>
                <w:rFonts w:ascii="Arial" w:hAnsi="Arial" w:cs="Arial"/>
                <w:b/>
                <w:color w:val="17365D" w:themeColor="text2" w:themeShade="BF"/>
                <w:sz w:val="20"/>
                <w:szCs w:val="20"/>
              </w:rPr>
            </w:pPr>
            <w:r>
              <w:rPr>
                <w:rFonts w:ascii="Arial" w:hAnsi="Arial" w:cs="Arial"/>
                <w:b/>
                <w:color w:val="17365D" w:themeColor="text2" w:themeShade="BF"/>
                <w:sz w:val="20"/>
                <w:szCs w:val="20"/>
              </w:rPr>
              <w:t>Description</w:t>
            </w:r>
          </w:p>
        </w:tc>
        <w:tc>
          <w:tcPr>
            <w:tcW w:w="4921" w:type="dxa"/>
            <w:tcBorders>
              <w:bottom w:val="single" w:sz="4" w:space="0" w:color="auto"/>
            </w:tcBorders>
            <w:shd w:val="clear" w:color="auto" w:fill="D9D9D9" w:themeFill="background1" w:themeFillShade="D9"/>
            <w:vAlign w:val="center"/>
          </w:tcPr>
          <w:p w14:paraId="0A44C7BE" w14:textId="77777777" w:rsidR="00CC3CB0" w:rsidRDefault="00000000">
            <w:pPr>
              <w:pStyle w:val="TableText"/>
              <w:ind w:right="34"/>
              <w:jc w:val="center"/>
              <w:rPr>
                <w:rFonts w:ascii="Arial" w:hAnsi="Arial" w:cs="Arial"/>
                <w:b/>
                <w:color w:val="17365D" w:themeColor="text2" w:themeShade="BF"/>
                <w:sz w:val="20"/>
                <w:szCs w:val="20"/>
              </w:rPr>
            </w:pPr>
            <w:r>
              <w:rPr>
                <w:rFonts w:ascii="Arial" w:hAnsi="Arial" w:cs="Arial"/>
                <w:b/>
                <w:color w:val="17365D" w:themeColor="text2" w:themeShade="BF"/>
                <w:sz w:val="20"/>
                <w:szCs w:val="20"/>
              </w:rPr>
              <w:t>Requirement</w:t>
            </w:r>
          </w:p>
        </w:tc>
        <w:tc>
          <w:tcPr>
            <w:tcW w:w="567" w:type="dxa"/>
            <w:tcBorders>
              <w:bottom w:val="single" w:sz="4" w:space="0" w:color="auto"/>
            </w:tcBorders>
            <w:shd w:val="clear" w:color="auto" w:fill="D9D9D9" w:themeFill="background1" w:themeFillShade="D9"/>
            <w:vAlign w:val="center"/>
          </w:tcPr>
          <w:p w14:paraId="0A44C7BF" w14:textId="77777777" w:rsidR="00CC3CB0" w:rsidRDefault="00000000">
            <w:pPr>
              <w:pStyle w:val="TableText"/>
              <w:ind w:right="0"/>
              <w:jc w:val="center"/>
              <w:rPr>
                <w:rFonts w:ascii="Arial" w:hAnsi="Arial" w:cs="Arial"/>
                <w:b/>
                <w:color w:val="17365D" w:themeColor="text2" w:themeShade="BF"/>
                <w:sz w:val="20"/>
                <w:szCs w:val="20"/>
              </w:rPr>
            </w:pPr>
            <w:r>
              <w:rPr>
                <w:rFonts w:ascii="Arial" w:hAnsi="Arial" w:cs="Arial"/>
                <w:b/>
                <w:color w:val="17365D" w:themeColor="text2" w:themeShade="BF"/>
                <w:sz w:val="20"/>
                <w:szCs w:val="20"/>
              </w:rPr>
              <w:t>Pr</w:t>
            </w:r>
          </w:p>
        </w:tc>
      </w:tr>
      <w:tr w:rsidR="00CC3CB0" w14:paraId="0A44C7D0" w14:textId="77777777">
        <w:trPr>
          <w:cantSplit/>
          <w:trHeight w:val="274"/>
        </w:trPr>
        <w:tc>
          <w:tcPr>
            <w:tcW w:w="1134" w:type="dxa"/>
          </w:tcPr>
          <w:p w14:paraId="0A44C7C6" w14:textId="77777777" w:rsidR="00CC3CB0" w:rsidRDefault="00CC3CB0">
            <w:pPr>
              <w:pStyle w:val="2ndLevel"/>
              <w:rPr>
                <w:i/>
                <w:iCs/>
                <w:color w:val="3366FF"/>
              </w:rPr>
            </w:pPr>
          </w:p>
        </w:tc>
        <w:tc>
          <w:tcPr>
            <w:tcW w:w="3544" w:type="dxa"/>
          </w:tcPr>
          <w:p w14:paraId="0A44C7C7" w14:textId="36BFD721" w:rsidR="00CC3CB0" w:rsidRPr="00623944" w:rsidRDefault="004E4A60">
            <w:pPr>
              <w:pStyle w:val="TableText"/>
              <w:rPr>
                <w:rStyle w:val="InstructionsChar"/>
                <w:rFonts w:cs="Arial"/>
                <w:i w:val="0"/>
                <w:sz w:val="20"/>
                <w:szCs w:val="20"/>
                <w:lang w:eastAsia="zh-CN"/>
              </w:rPr>
            </w:pPr>
            <w:r w:rsidRPr="00BC371C">
              <w:rPr>
                <w:rStyle w:val="InstructionsChar"/>
                <w:rFonts w:cs="Arial" w:hint="eastAsia"/>
              </w:rPr>
              <w:t>数据源接入</w:t>
            </w:r>
          </w:p>
        </w:tc>
        <w:tc>
          <w:tcPr>
            <w:tcW w:w="4921" w:type="dxa"/>
          </w:tcPr>
          <w:p w14:paraId="0A44C7CE" w14:textId="753497C6" w:rsidR="00CC3CB0" w:rsidRPr="00544B09" w:rsidRDefault="000D7616">
            <w:pPr>
              <w:pStyle w:val="TableText"/>
              <w:ind w:right="34"/>
              <w:rPr>
                <w:lang w:eastAsia="zh-CN"/>
              </w:rPr>
            </w:pPr>
            <w:r w:rsidRPr="00544B09">
              <w:rPr>
                <w:rFonts w:hint="eastAsia"/>
                <w:lang w:eastAsia="zh-CN"/>
              </w:rPr>
              <w:t>支持数据源的管理，支持对数据源进行团队共享公开，提供数据源的接入与管理能力。支持接入的数据源：关系型数据库、文件存储、对象存储、流媒体存储、时序存储</w:t>
            </w:r>
            <w:r w:rsidR="00A7207A">
              <w:rPr>
                <w:rFonts w:hint="eastAsia"/>
                <w:lang w:eastAsia="zh-CN"/>
              </w:rPr>
              <w:t>、工业协议、</w:t>
            </w:r>
            <w:r w:rsidR="00A7207A">
              <w:rPr>
                <w:rFonts w:hint="eastAsia"/>
                <w:lang w:eastAsia="zh-CN"/>
              </w:rPr>
              <w:t>API</w:t>
            </w:r>
            <w:r w:rsidR="00A7207A">
              <w:rPr>
                <w:rFonts w:hint="eastAsia"/>
                <w:lang w:eastAsia="zh-CN"/>
              </w:rPr>
              <w:t>接口</w:t>
            </w:r>
            <w:r w:rsidRPr="00544B09">
              <w:rPr>
                <w:rFonts w:hint="eastAsia"/>
                <w:lang w:eastAsia="zh-CN"/>
              </w:rPr>
              <w:t>等。</w:t>
            </w:r>
          </w:p>
        </w:tc>
        <w:tc>
          <w:tcPr>
            <w:tcW w:w="567" w:type="dxa"/>
          </w:tcPr>
          <w:p w14:paraId="0A44C7CF" w14:textId="5F09879A" w:rsidR="00CC3CB0" w:rsidRDefault="003C11D6">
            <w:pPr>
              <w:pStyle w:val="TableText"/>
              <w:ind w:right="0"/>
              <w:jc w:val="center"/>
              <w:rPr>
                <w:rStyle w:val="InstructionsChar"/>
                <w:rFonts w:cs="Arial"/>
                <w:i w:val="0"/>
                <w:color w:val="auto"/>
                <w:sz w:val="20"/>
                <w:szCs w:val="20"/>
                <w:lang w:eastAsia="zh-CN"/>
              </w:rPr>
            </w:pPr>
            <w:r>
              <w:rPr>
                <w:rStyle w:val="InstructionsChar"/>
                <w:rFonts w:cs="Arial" w:hint="eastAsia"/>
                <w:i w:val="0"/>
                <w:color w:val="auto"/>
                <w:sz w:val="20"/>
                <w:szCs w:val="20"/>
                <w:lang w:eastAsia="zh-CN"/>
              </w:rPr>
              <w:t>Pr</w:t>
            </w:r>
          </w:p>
        </w:tc>
      </w:tr>
      <w:tr w:rsidR="00E66A1F" w14:paraId="4AE51250" w14:textId="77777777">
        <w:trPr>
          <w:cantSplit/>
          <w:trHeight w:val="274"/>
        </w:trPr>
        <w:tc>
          <w:tcPr>
            <w:tcW w:w="1134" w:type="dxa"/>
          </w:tcPr>
          <w:p w14:paraId="52C1241B" w14:textId="77777777" w:rsidR="00E66A1F" w:rsidRDefault="00E66A1F">
            <w:pPr>
              <w:pStyle w:val="2ndLevel"/>
              <w:rPr>
                <w:i/>
                <w:iCs/>
                <w:color w:val="3366FF"/>
              </w:rPr>
            </w:pPr>
          </w:p>
        </w:tc>
        <w:tc>
          <w:tcPr>
            <w:tcW w:w="3544" w:type="dxa"/>
          </w:tcPr>
          <w:p w14:paraId="5692F620" w14:textId="577D6B3D" w:rsidR="00E66A1F" w:rsidRPr="00BC371C" w:rsidRDefault="00D17E0E">
            <w:pPr>
              <w:pStyle w:val="TableText"/>
              <w:rPr>
                <w:rStyle w:val="InstructionsChar"/>
                <w:rFonts w:cs="Arial"/>
              </w:rPr>
            </w:pPr>
            <w:r>
              <w:rPr>
                <w:rStyle w:val="InstructionsChar"/>
                <w:rFonts w:cs="Arial" w:hint="eastAsia"/>
                <w:i w:val="0"/>
                <w:lang w:eastAsia="zh-CN"/>
              </w:rPr>
              <w:t>数据加工</w:t>
            </w:r>
          </w:p>
        </w:tc>
        <w:tc>
          <w:tcPr>
            <w:tcW w:w="4921" w:type="dxa"/>
          </w:tcPr>
          <w:p w14:paraId="5EF90D0E" w14:textId="2118C66C" w:rsidR="00E66A1F" w:rsidRPr="00544B09" w:rsidRDefault="00D17E0E">
            <w:pPr>
              <w:pStyle w:val="TableText"/>
              <w:ind w:right="34"/>
              <w:rPr>
                <w:lang w:eastAsia="zh-CN"/>
              </w:rPr>
            </w:pPr>
            <w:r w:rsidRPr="000B369D">
              <w:rPr>
                <w:rFonts w:hint="eastAsia"/>
                <w:lang w:eastAsia="zh-CN"/>
              </w:rPr>
              <w:t>利用数据采集组件，通过可视化操作界面，实现多模态数据的采集汇聚管理。支持文本数据、图片数据、音频数据和视频数据采集。除此之外，本模块面向高质量数据集生产需求，还提供</w:t>
            </w:r>
            <w:r>
              <w:rPr>
                <w:rFonts w:hint="eastAsia"/>
                <w:lang w:eastAsia="zh-CN"/>
              </w:rPr>
              <w:t>全</w:t>
            </w:r>
            <w:proofErr w:type="gramStart"/>
            <w:r>
              <w:rPr>
                <w:rFonts w:hint="eastAsia"/>
                <w:lang w:eastAsia="zh-CN"/>
              </w:rPr>
              <w:t>栈</w:t>
            </w:r>
            <w:proofErr w:type="gramEnd"/>
            <w:r w:rsidRPr="000B369D">
              <w:rPr>
                <w:rFonts w:hint="eastAsia"/>
                <w:lang w:eastAsia="zh-CN"/>
              </w:rPr>
              <w:t>式智能处理引擎，通过</w:t>
            </w:r>
            <w:r w:rsidRPr="000B369D">
              <w:rPr>
                <w:rFonts w:hint="eastAsia"/>
                <w:lang w:eastAsia="zh-CN"/>
              </w:rPr>
              <w:t>AI</w:t>
            </w:r>
            <w:r w:rsidRPr="000B369D">
              <w:rPr>
                <w:rFonts w:hint="eastAsia"/>
                <w:lang w:eastAsia="zh-CN"/>
              </w:rPr>
              <w:t>驱动的深度解析与增强技术，实现图片、视频、音频、文本四类数据的跨模态标准化、安全合</w:t>
            </w:r>
            <w:proofErr w:type="gramStart"/>
            <w:r w:rsidRPr="000B369D">
              <w:rPr>
                <w:rFonts w:hint="eastAsia"/>
                <w:lang w:eastAsia="zh-CN"/>
              </w:rPr>
              <w:t>规化</w:t>
            </w:r>
            <w:proofErr w:type="gramEnd"/>
            <w:r w:rsidRPr="000B369D">
              <w:rPr>
                <w:rFonts w:hint="eastAsia"/>
                <w:lang w:eastAsia="zh-CN"/>
              </w:rPr>
              <w:t>与语义结构化，支持格式转换、内容处理、敏感内容识别、文本清洗与多语言等预处理能力。</w:t>
            </w:r>
          </w:p>
        </w:tc>
        <w:tc>
          <w:tcPr>
            <w:tcW w:w="567" w:type="dxa"/>
          </w:tcPr>
          <w:p w14:paraId="1376AD5A" w14:textId="2BA079A2" w:rsidR="00E66A1F" w:rsidRDefault="0038139A">
            <w:pPr>
              <w:pStyle w:val="TableText"/>
              <w:ind w:right="0"/>
              <w:jc w:val="center"/>
              <w:rPr>
                <w:rStyle w:val="InstructionsChar"/>
                <w:rFonts w:cs="Arial"/>
                <w:i w:val="0"/>
                <w:color w:val="auto"/>
                <w:sz w:val="20"/>
                <w:szCs w:val="20"/>
                <w:lang w:eastAsia="zh-CN"/>
              </w:rPr>
            </w:pPr>
            <w:r>
              <w:rPr>
                <w:rStyle w:val="InstructionsChar"/>
                <w:rFonts w:cs="Arial" w:hint="eastAsia"/>
                <w:i w:val="0"/>
                <w:color w:val="auto"/>
                <w:sz w:val="20"/>
                <w:szCs w:val="20"/>
                <w:lang w:eastAsia="zh-CN"/>
              </w:rPr>
              <w:t>Pr</w:t>
            </w:r>
          </w:p>
        </w:tc>
      </w:tr>
      <w:tr w:rsidR="00E66A1F" w14:paraId="77181B5F" w14:textId="77777777">
        <w:trPr>
          <w:cantSplit/>
          <w:trHeight w:val="274"/>
        </w:trPr>
        <w:tc>
          <w:tcPr>
            <w:tcW w:w="1134" w:type="dxa"/>
          </w:tcPr>
          <w:p w14:paraId="6339EC8F" w14:textId="77777777" w:rsidR="00E66A1F" w:rsidRDefault="00E66A1F">
            <w:pPr>
              <w:pStyle w:val="2ndLevel"/>
              <w:rPr>
                <w:i/>
                <w:iCs/>
                <w:color w:val="3366FF"/>
                <w:lang w:eastAsia="zh-CN"/>
              </w:rPr>
            </w:pPr>
          </w:p>
        </w:tc>
        <w:tc>
          <w:tcPr>
            <w:tcW w:w="3544" w:type="dxa"/>
          </w:tcPr>
          <w:p w14:paraId="40351A44" w14:textId="4941E434" w:rsidR="00E66A1F" w:rsidRPr="00BC371C" w:rsidRDefault="003169AF">
            <w:pPr>
              <w:pStyle w:val="TableText"/>
              <w:rPr>
                <w:rStyle w:val="InstructionsChar"/>
                <w:rFonts w:cs="Arial"/>
                <w:lang w:eastAsia="zh-CN"/>
              </w:rPr>
            </w:pPr>
            <w:r>
              <w:rPr>
                <w:rStyle w:val="InstructionsChar"/>
                <w:rFonts w:cs="Arial" w:hint="eastAsia"/>
                <w:i w:val="0"/>
                <w:lang w:eastAsia="zh-CN"/>
              </w:rPr>
              <w:t>数据标注</w:t>
            </w:r>
          </w:p>
        </w:tc>
        <w:tc>
          <w:tcPr>
            <w:tcW w:w="4921" w:type="dxa"/>
          </w:tcPr>
          <w:p w14:paraId="47FAC4CE" w14:textId="77777777" w:rsidR="003169AF" w:rsidRDefault="003169AF" w:rsidP="003169AF">
            <w:pPr>
              <w:ind w:right="34"/>
              <w:rPr>
                <w:rFonts w:ascii="宋体" w:hAnsi="宋体" w:cs="宋体" w:hint="eastAsia"/>
                <w:lang w:eastAsia="zh-CN"/>
              </w:rPr>
            </w:pPr>
            <w:r>
              <w:rPr>
                <w:rFonts w:ascii="宋体" w:hAnsi="宋体" w:cs="宋体" w:hint="eastAsia"/>
                <w:lang w:eastAsia="zh-CN"/>
              </w:rPr>
              <w:t>1、</w:t>
            </w:r>
            <w:r w:rsidRPr="00AB6155">
              <w:rPr>
                <w:rFonts w:ascii="宋体" w:hAnsi="宋体" w:cs="宋体" w:hint="eastAsia"/>
                <w:lang w:eastAsia="zh-CN"/>
              </w:rPr>
              <w:t>标注总</w:t>
            </w:r>
            <w:proofErr w:type="gramStart"/>
            <w:r w:rsidRPr="00AB6155">
              <w:rPr>
                <w:rFonts w:ascii="宋体" w:hAnsi="宋体" w:cs="宋体" w:hint="eastAsia"/>
                <w:lang w:eastAsia="zh-CN"/>
              </w:rPr>
              <w:t>览</w:t>
            </w:r>
            <w:proofErr w:type="gramEnd"/>
            <w:r w:rsidRPr="00AB6155">
              <w:rPr>
                <w:rFonts w:ascii="宋体" w:hAnsi="宋体" w:cs="宋体" w:hint="eastAsia"/>
                <w:lang w:eastAsia="zh-CN"/>
              </w:rPr>
              <w:t>：提供了包含标注任务信息和人员标注活动信息的全视图，总</w:t>
            </w:r>
            <w:proofErr w:type="gramStart"/>
            <w:r w:rsidRPr="00AB6155">
              <w:rPr>
                <w:rFonts w:ascii="宋体" w:hAnsi="宋体" w:cs="宋体" w:hint="eastAsia"/>
                <w:lang w:eastAsia="zh-CN"/>
              </w:rPr>
              <w:t>览</w:t>
            </w:r>
            <w:proofErr w:type="gramEnd"/>
            <w:r w:rsidRPr="00AB6155">
              <w:rPr>
                <w:rFonts w:ascii="宋体" w:hAnsi="宋体" w:cs="宋体" w:hint="eastAsia"/>
                <w:lang w:eastAsia="zh-CN"/>
              </w:rPr>
              <w:t>以卡片形式展示任务的个数以及任务的状态，支持查看任务的总数量及各个数据的状态，支持选择时间</w:t>
            </w:r>
            <w:proofErr w:type="gramStart"/>
            <w:r w:rsidRPr="00AB6155">
              <w:rPr>
                <w:rFonts w:ascii="宋体" w:hAnsi="宋体" w:cs="宋体" w:hint="eastAsia"/>
                <w:lang w:eastAsia="zh-CN"/>
              </w:rPr>
              <w:t>段不同</w:t>
            </w:r>
            <w:proofErr w:type="gramEnd"/>
            <w:r w:rsidRPr="00AB6155">
              <w:rPr>
                <w:rFonts w:ascii="宋体" w:hAnsi="宋体" w:cs="宋体" w:hint="eastAsia"/>
                <w:lang w:eastAsia="zh-CN"/>
              </w:rPr>
              <w:t>标注任务的标注数据的数量统计。</w:t>
            </w:r>
          </w:p>
          <w:p w14:paraId="7A5CEEEB" w14:textId="5CB8492F" w:rsidR="003169AF" w:rsidRPr="004D202E" w:rsidRDefault="003169AF" w:rsidP="003169AF">
            <w:pPr>
              <w:ind w:right="34"/>
              <w:rPr>
                <w:rFonts w:asciiTheme="minorHAnsi" w:eastAsiaTheme="minorHAnsi" w:hAnsiTheme="minorHAnsi" w:cstheme="minorBidi"/>
                <w:lang w:eastAsia="zh-CN"/>
              </w:rPr>
            </w:pPr>
            <w:r>
              <w:rPr>
                <w:rFonts w:ascii="宋体" w:hAnsi="宋体" w:cs="宋体" w:hint="eastAsia"/>
                <w:lang w:eastAsia="zh-CN"/>
              </w:rPr>
              <w:t>2、</w:t>
            </w:r>
            <w:r w:rsidRPr="00AB6155">
              <w:rPr>
                <w:rFonts w:ascii="宋体" w:hAnsi="宋体" w:cs="宋体" w:hint="eastAsia"/>
                <w:lang w:eastAsia="zh-CN"/>
              </w:rPr>
              <w:t>标注场景：提供全面的标注场景</w:t>
            </w:r>
            <w:r w:rsidR="005F5758">
              <w:rPr>
                <w:rFonts w:ascii="宋体" w:hAnsi="宋体" w:cs="宋体" w:hint="eastAsia"/>
                <w:lang w:eastAsia="zh-CN"/>
              </w:rPr>
              <w:t>和标注类型的</w:t>
            </w:r>
            <w:r w:rsidRPr="00AB6155">
              <w:rPr>
                <w:rFonts w:ascii="宋体" w:hAnsi="宋体" w:cs="宋体" w:hint="eastAsia"/>
                <w:lang w:eastAsia="zh-CN"/>
              </w:rPr>
              <w:t>管理，包括图片类、语音类、视频类和文本类等的标注工具，并针对图片分类、目标检测、语音类任务提供在线和离线预标注功能，可显著提升标注效率。</w:t>
            </w:r>
          </w:p>
          <w:p w14:paraId="503D8742" w14:textId="5A46B6A3" w:rsidR="00E66A1F" w:rsidRPr="00544B09" w:rsidRDefault="003169AF" w:rsidP="003169AF">
            <w:pPr>
              <w:pStyle w:val="TableText"/>
              <w:ind w:right="34"/>
              <w:rPr>
                <w:lang w:eastAsia="zh-CN"/>
              </w:rPr>
            </w:pPr>
            <w:r>
              <w:rPr>
                <w:rFonts w:ascii="宋体" w:hAnsi="宋体" w:cs="宋体" w:hint="eastAsia"/>
                <w:lang w:eastAsia="zh-CN"/>
              </w:rPr>
              <w:t>3、</w:t>
            </w:r>
            <w:r w:rsidRPr="00AB6155">
              <w:rPr>
                <w:rFonts w:ascii="宋体" w:hAnsi="宋体" w:cs="宋体" w:hint="eastAsia"/>
                <w:lang w:eastAsia="zh-CN"/>
              </w:rPr>
              <w:t>标签模板：主要用于创建、配置和管理可复用的任务标签，用户可对模板进行命名，配置标签层级，同时支持标签模板的增、</w:t>
            </w:r>
            <w:proofErr w:type="gramStart"/>
            <w:r w:rsidRPr="00AB6155">
              <w:rPr>
                <w:rFonts w:ascii="宋体" w:hAnsi="宋体" w:cs="宋体" w:hint="eastAsia"/>
                <w:lang w:eastAsia="zh-CN"/>
              </w:rPr>
              <w:t>删</w:t>
            </w:r>
            <w:proofErr w:type="gramEnd"/>
            <w:r w:rsidRPr="00AB6155">
              <w:rPr>
                <w:rFonts w:ascii="宋体" w:hAnsi="宋体" w:cs="宋体" w:hint="eastAsia"/>
                <w:lang w:eastAsia="zh-CN"/>
              </w:rPr>
              <w:t>、改、查功能，以此实现标注任务配置标准化、提升项目创建效率。</w:t>
            </w:r>
          </w:p>
        </w:tc>
        <w:tc>
          <w:tcPr>
            <w:tcW w:w="567" w:type="dxa"/>
          </w:tcPr>
          <w:p w14:paraId="637ABFAC" w14:textId="45304A64" w:rsidR="00E66A1F" w:rsidRDefault="003169AF">
            <w:pPr>
              <w:pStyle w:val="TableText"/>
              <w:ind w:right="0"/>
              <w:jc w:val="center"/>
              <w:rPr>
                <w:rStyle w:val="InstructionsChar"/>
                <w:rFonts w:cs="Arial"/>
                <w:i w:val="0"/>
                <w:color w:val="auto"/>
                <w:sz w:val="20"/>
                <w:szCs w:val="20"/>
                <w:lang w:eastAsia="zh-CN"/>
              </w:rPr>
            </w:pPr>
            <w:ins w:id="77" w:author="Liu,Tao (YFI,Liu Tao,Shanghai,CN)" w:date="2026-04-23T09:28:00Z" w16du:dateUtc="2026-04-23T01:28:00Z">
              <w:r>
                <w:rPr>
                  <w:rStyle w:val="InstructionsChar"/>
                  <w:rFonts w:cs="Arial" w:hint="eastAsia"/>
                  <w:i w:val="0"/>
                  <w:color w:val="auto"/>
                  <w:sz w:val="20"/>
                  <w:szCs w:val="20"/>
                  <w:lang w:eastAsia="zh-CN"/>
                </w:rPr>
                <w:t>Pr</w:t>
              </w:r>
            </w:ins>
          </w:p>
        </w:tc>
      </w:tr>
      <w:tr w:rsidR="00CC3CB0" w14:paraId="0A44C805" w14:textId="77777777">
        <w:trPr>
          <w:cantSplit/>
          <w:trHeight w:val="274"/>
        </w:trPr>
        <w:tc>
          <w:tcPr>
            <w:tcW w:w="1134" w:type="dxa"/>
          </w:tcPr>
          <w:p w14:paraId="0A44C7FD" w14:textId="77777777" w:rsidR="00CC3CB0" w:rsidRDefault="00CC3CB0">
            <w:pPr>
              <w:pStyle w:val="2ndLevel"/>
              <w:rPr>
                <w:rStyle w:val="InstructionsChar"/>
                <w:i w:val="0"/>
                <w:color w:val="auto"/>
                <w:szCs w:val="20"/>
                <w:lang w:eastAsia="zh-CN"/>
              </w:rPr>
            </w:pPr>
          </w:p>
        </w:tc>
        <w:tc>
          <w:tcPr>
            <w:tcW w:w="3544" w:type="dxa"/>
          </w:tcPr>
          <w:p w14:paraId="0A44C7FE" w14:textId="231E0298" w:rsidR="00CC3CB0" w:rsidRPr="00623944" w:rsidRDefault="00935D5C">
            <w:pPr>
              <w:pStyle w:val="TableText"/>
              <w:rPr>
                <w:lang w:eastAsia="zh-CN"/>
              </w:rPr>
            </w:pPr>
            <w:r w:rsidRPr="00BC371C">
              <w:rPr>
                <w:rStyle w:val="InstructionsChar"/>
                <w:rFonts w:cs="Arial" w:hint="eastAsia"/>
              </w:rPr>
              <w:t>原始数据集管理</w:t>
            </w:r>
          </w:p>
        </w:tc>
        <w:tc>
          <w:tcPr>
            <w:tcW w:w="4921" w:type="dxa"/>
          </w:tcPr>
          <w:p w14:paraId="0A44C803" w14:textId="08410524" w:rsidR="00CC3CB0" w:rsidRPr="00623944" w:rsidRDefault="00592E34">
            <w:pPr>
              <w:pStyle w:val="TableText"/>
              <w:ind w:right="34"/>
              <w:rPr>
                <w:lang w:eastAsia="zh-CN"/>
              </w:rPr>
            </w:pPr>
            <w:r>
              <w:rPr>
                <w:rFonts w:hint="eastAsia"/>
                <w:lang w:eastAsia="zh-CN"/>
              </w:rPr>
              <w:t>支持从数据源中新建原始数据集，支持本地导入数据集，</w:t>
            </w:r>
            <w:r w:rsidRPr="00592E34">
              <w:rPr>
                <w:rFonts w:hint="eastAsia"/>
                <w:lang w:eastAsia="zh-CN"/>
              </w:rPr>
              <w:t>通过统一纳管多</w:t>
            </w:r>
            <w:proofErr w:type="gramStart"/>
            <w:r w:rsidRPr="00592E34">
              <w:rPr>
                <w:rFonts w:hint="eastAsia"/>
                <w:lang w:eastAsia="zh-CN"/>
              </w:rPr>
              <w:t>源数据</w:t>
            </w:r>
            <w:proofErr w:type="gramEnd"/>
            <w:r w:rsidRPr="00592E34">
              <w:rPr>
                <w:rFonts w:hint="eastAsia"/>
                <w:lang w:eastAsia="zh-CN"/>
              </w:rPr>
              <w:t>集，构建可追溯的数据血缘、资产标签体系及资产目录，并联动发布管理的版本控制与权限策略，实现数据资产的全生命周期可控、可复用、可审计</w:t>
            </w:r>
            <w:r w:rsidR="00B167F1" w:rsidRPr="000B369D">
              <w:rPr>
                <w:rFonts w:hint="eastAsia"/>
                <w:lang w:eastAsia="zh-CN"/>
              </w:rPr>
              <w:t>。</w:t>
            </w:r>
          </w:p>
        </w:tc>
        <w:tc>
          <w:tcPr>
            <w:tcW w:w="567" w:type="dxa"/>
          </w:tcPr>
          <w:p w14:paraId="0A44C804" w14:textId="5E0FA670" w:rsidR="00CC3CB0" w:rsidRDefault="002813FA">
            <w:pPr>
              <w:pStyle w:val="TableText"/>
              <w:ind w:right="0"/>
              <w:jc w:val="center"/>
              <w:rPr>
                <w:rStyle w:val="InstructionsChar"/>
                <w:rFonts w:cs="Arial"/>
                <w:i w:val="0"/>
                <w:color w:val="auto"/>
                <w:sz w:val="20"/>
                <w:szCs w:val="20"/>
                <w:lang w:eastAsia="zh-CN"/>
              </w:rPr>
            </w:pPr>
            <w:ins w:id="78" w:author="Liu,Tao (YFI,Liu Tao,Shanghai,CN)" w:date="2026-04-23T09:19:00Z" w16du:dateUtc="2026-04-23T01:19:00Z">
              <w:r>
                <w:rPr>
                  <w:rStyle w:val="InstructionsChar"/>
                  <w:rFonts w:cs="Arial" w:hint="eastAsia"/>
                  <w:i w:val="0"/>
                  <w:color w:val="auto"/>
                  <w:sz w:val="20"/>
                  <w:szCs w:val="20"/>
                  <w:lang w:eastAsia="zh-CN"/>
                </w:rPr>
                <w:t>Pr</w:t>
              </w:r>
            </w:ins>
          </w:p>
        </w:tc>
      </w:tr>
      <w:tr w:rsidR="00CC3CB0" w14:paraId="0A44C811" w14:textId="77777777">
        <w:trPr>
          <w:cantSplit/>
          <w:trHeight w:val="274"/>
        </w:trPr>
        <w:tc>
          <w:tcPr>
            <w:tcW w:w="1134" w:type="dxa"/>
          </w:tcPr>
          <w:p w14:paraId="0A44C806" w14:textId="77777777" w:rsidR="00CC3CB0" w:rsidRDefault="00CC3CB0">
            <w:pPr>
              <w:pStyle w:val="2ndLevel"/>
              <w:rPr>
                <w:rStyle w:val="InstructionsChar"/>
                <w:i w:val="0"/>
                <w:color w:val="auto"/>
                <w:szCs w:val="20"/>
                <w:lang w:eastAsia="zh-CN"/>
              </w:rPr>
            </w:pPr>
          </w:p>
        </w:tc>
        <w:tc>
          <w:tcPr>
            <w:tcW w:w="3544" w:type="dxa"/>
          </w:tcPr>
          <w:p w14:paraId="0A44C807" w14:textId="399320D2" w:rsidR="00CC3CB0" w:rsidRPr="00623944" w:rsidRDefault="00935D5C">
            <w:pPr>
              <w:pStyle w:val="TableText"/>
              <w:rPr>
                <w:lang w:eastAsia="zh-CN"/>
              </w:rPr>
            </w:pPr>
            <w:r w:rsidRPr="00BC371C">
              <w:rPr>
                <w:rStyle w:val="InstructionsChar"/>
                <w:rFonts w:cs="Arial" w:hint="eastAsia"/>
              </w:rPr>
              <w:t>预处理数据集管理</w:t>
            </w:r>
          </w:p>
        </w:tc>
        <w:tc>
          <w:tcPr>
            <w:tcW w:w="4921" w:type="dxa"/>
          </w:tcPr>
          <w:p w14:paraId="0A44C80F" w14:textId="0F3397C5" w:rsidR="00CC3CB0" w:rsidRPr="00623944" w:rsidRDefault="00383AEB">
            <w:pPr>
              <w:pStyle w:val="TableText"/>
              <w:ind w:right="34"/>
              <w:rPr>
                <w:lang w:eastAsia="zh-CN"/>
              </w:rPr>
            </w:pPr>
            <w:r>
              <w:rPr>
                <w:rFonts w:hint="eastAsia"/>
                <w:lang w:eastAsia="zh-CN"/>
              </w:rPr>
              <w:t>支持对原始数据进行清洗、转换和标准化处理，</w:t>
            </w:r>
            <w:r w:rsidR="0041425F" w:rsidRPr="00592E34">
              <w:rPr>
                <w:rFonts w:hint="eastAsia"/>
                <w:lang w:eastAsia="zh-CN"/>
              </w:rPr>
              <w:t>通过统一纳管</w:t>
            </w:r>
            <w:r w:rsidR="0041425F">
              <w:rPr>
                <w:rFonts w:hint="eastAsia"/>
                <w:lang w:eastAsia="zh-CN"/>
              </w:rPr>
              <w:t>原始数据</w:t>
            </w:r>
            <w:proofErr w:type="gramStart"/>
            <w:r w:rsidR="0041425F">
              <w:rPr>
                <w:rFonts w:hint="eastAsia"/>
                <w:lang w:eastAsia="zh-CN"/>
              </w:rPr>
              <w:t>集经过</w:t>
            </w:r>
            <w:proofErr w:type="gramEnd"/>
            <w:r w:rsidR="0041425F">
              <w:rPr>
                <w:rFonts w:hint="eastAsia"/>
                <w:lang w:eastAsia="zh-CN"/>
              </w:rPr>
              <w:t>加工处理之后的</w:t>
            </w:r>
            <w:r w:rsidR="0041425F" w:rsidRPr="00592E34">
              <w:rPr>
                <w:rFonts w:hint="eastAsia"/>
                <w:lang w:eastAsia="zh-CN"/>
              </w:rPr>
              <w:t>数据集，构建可追溯的数据血缘、资产标签体系及资产目录，并联动发布管理的版本控制与权限策略，实现数据资产的全生命周期可控、可复用、可审计</w:t>
            </w:r>
            <w:r w:rsidR="00B167F1" w:rsidRPr="000B369D">
              <w:rPr>
                <w:rFonts w:hint="eastAsia"/>
                <w:lang w:eastAsia="zh-CN"/>
              </w:rPr>
              <w:t>。</w:t>
            </w:r>
          </w:p>
        </w:tc>
        <w:tc>
          <w:tcPr>
            <w:tcW w:w="567" w:type="dxa"/>
          </w:tcPr>
          <w:p w14:paraId="0A44C810" w14:textId="166FD524" w:rsidR="00CC3CB0" w:rsidRDefault="002813FA">
            <w:pPr>
              <w:pStyle w:val="TableText"/>
              <w:ind w:right="0"/>
              <w:jc w:val="center"/>
              <w:rPr>
                <w:rStyle w:val="InstructionsChar"/>
                <w:rFonts w:cs="Arial"/>
                <w:i w:val="0"/>
                <w:color w:val="auto"/>
                <w:sz w:val="20"/>
                <w:szCs w:val="20"/>
                <w:lang w:eastAsia="zh-CN"/>
              </w:rPr>
            </w:pPr>
            <w:ins w:id="79" w:author="Liu,Tao (YFI,Liu Tao,Shanghai,CN)" w:date="2026-04-23T09:19:00Z" w16du:dateUtc="2026-04-23T01:19:00Z">
              <w:r>
                <w:rPr>
                  <w:rStyle w:val="InstructionsChar"/>
                  <w:rFonts w:cs="Arial" w:hint="eastAsia"/>
                  <w:i w:val="0"/>
                  <w:color w:val="auto"/>
                  <w:sz w:val="20"/>
                  <w:szCs w:val="20"/>
                  <w:lang w:eastAsia="zh-CN"/>
                </w:rPr>
                <w:t>Pr</w:t>
              </w:r>
            </w:ins>
          </w:p>
        </w:tc>
      </w:tr>
      <w:tr w:rsidR="00CC3CB0" w14:paraId="0A44C818" w14:textId="77777777">
        <w:trPr>
          <w:cantSplit/>
          <w:trHeight w:val="274"/>
        </w:trPr>
        <w:tc>
          <w:tcPr>
            <w:tcW w:w="1134" w:type="dxa"/>
          </w:tcPr>
          <w:p w14:paraId="0A44C812" w14:textId="77777777" w:rsidR="00CC3CB0" w:rsidRDefault="00CC3CB0">
            <w:pPr>
              <w:pStyle w:val="2ndLevel"/>
              <w:rPr>
                <w:rStyle w:val="InstructionsChar"/>
                <w:i w:val="0"/>
                <w:color w:val="auto"/>
                <w:szCs w:val="20"/>
                <w:lang w:eastAsia="zh-CN"/>
              </w:rPr>
            </w:pPr>
          </w:p>
        </w:tc>
        <w:tc>
          <w:tcPr>
            <w:tcW w:w="3544" w:type="dxa"/>
          </w:tcPr>
          <w:p w14:paraId="0A44C813" w14:textId="37D5E604" w:rsidR="00CC3CB0" w:rsidRPr="00623944" w:rsidRDefault="00935D5C">
            <w:pPr>
              <w:pStyle w:val="TableText"/>
              <w:rPr>
                <w:rStyle w:val="InstructionsChar"/>
                <w:rFonts w:cs="Arial"/>
                <w:i w:val="0"/>
                <w:sz w:val="20"/>
                <w:szCs w:val="20"/>
                <w:lang w:eastAsia="zh-CN"/>
              </w:rPr>
            </w:pPr>
            <w:r w:rsidRPr="00A330A8">
              <w:rPr>
                <w:rStyle w:val="InstructionsChar"/>
                <w:rFonts w:cs="Arial" w:hint="eastAsia"/>
                <w:i w:val="0"/>
                <w:lang w:eastAsia="zh-CN"/>
              </w:rPr>
              <w:t>标注数据集管理</w:t>
            </w:r>
          </w:p>
        </w:tc>
        <w:tc>
          <w:tcPr>
            <w:tcW w:w="4921" w:type="dxa"/>
          </w:tcPr>
          <w:p w14:paraId="0A44C816" w14:textId="5116711B" w:rsidR="00CC3CB0" w:rsidRPr="00623944" w:rsidRDefault="0034670E">
            <w:pPr>
              <w:ind w:right="34"/>
              <w:rPr>
                <w:rStyle w:val="InstructionsChar"/>
                <w:rFonts w:cs="Arial"/>
                <w:i w:val="0"/>
                <w:sz w:val="20"/>
                <w:szCs w:val="20"/>
                <w:lang w:eastAsia="zh-CN"/>
              </w:rPr>
            </w:pPr>
            <w:r>
              <w:rPr>
                <w:rFonts w:hint="eastAsia"/>
                <w:lang w:eastAsia="zh-CN"/>
              </w:rPr>
              <w:t>支持线下标注好的数据集导入，</w:t>
            </w:r>
            <w:r w:rsidR="00F7188F" w:rsidRPr="00592E34">
              <w:rPr>
                <w:rFonts w:hint="eastAsia"/>
                <w:lang w:eastAsia="zh-CN"/>
              </w:rPr>
              <w:t>通过统一纳管</w:t>
            </w:r>
            <w:r w:rsidR="00F7188F">
              <w:rPr>
                <w:rFonts w:hint="eastAsia"/>
                <w:lang w:eastAsia="zh-CN"/>
              </w:rPr>
              <w:t>不同标注场景标注好的</w:t>
            </w:r>
            <w:r w:rsidR="00F7188F" w:rsidRPr="00592E34">
              <w:rPr>
                <w:rFonts w:hint="eastAsia"/>
                <w:lang w:eastAsia="zh-CN"/>
              </w:rPr>
              <w:t>数据集，构建可追溯的数据血缘、资产标签体系及资产目录，并联动发布管理的版本控制与权限策略，实现数据资产的全生命周期可控、可复用、可审计</w:t>
            </w:r>
            <w:r w:rsidR="00B167F1" w:rsidRPr="000B369D">
              <w:rPr>
                <w:rFonts w:hint="eastAsia"/>
                <w:lang w:eastAsia="zh-CN"/>
              </w:rPr>
              <w:t>。</w:t>
            </w:r>
          </w:p>
        </w:tc>
        <w:tc>
          <w:tcPr>
            <w:tcW w:w="567" w:type="dxa"/>
          </w:tcPr>
          <w:p w14:paraId="0A44C817" w14:textId="2D825C6A" w:rsidR="00CC3CB0" w:rsidRDefault="002813FA">
            <w:pPr>
              <w:pStyle w:val="TableText"/>
              <w:ind w:right="0"/>
              <w:jc w:val="center"/>
              <w:rPr>
                <w:rStyle w:val="InstructionsChar"/>
                <w:rFonts w:cs="Arial"/>
                <w:i w:val="0"/>
                <w:color w:val="auto"/>
                <w:sz w:val="20"/>
                <w:szCs w:val="20"/>
                <w:lang w:eastAsia="zh-CN"/>
              </w:rPr>
            </w:pPr>
            <w:ins w:id="80" w:author="Liu,Tao (YFI,Liu Tao,Shanghai,CN)" w:date="2026-04-23T09:19:00Z" w16du:dateUtc="2026-04-23T01:19:00Z">
              <w:r>
                <w:rPr>
                  <w:rStyle w:val="InstructionsChar"/>
                  <w:rFonts w:cs="Arial" w:hint="eastAsia"/>
                  <w:i w:val="0"/>
                  <w:color w:val="auto"/>
                  <w:sz w:val="20"/>
                  <w:szCs w:val="20"/>
                  <w:lang w:eastAsia="zh-CN"/>
                </w:rPr>
                <w:t>Pr</w:t>
              </w:r>
            </w:ins>
          </w:p>
        </w:tc>
      </w:tr>
      <w:tr w:rsidR="00E95EB1" w14:paraId="0EA00F56" w14:textId="77777777">
        <w:trPr>
          <w:cantSplit/>
          <w:trHeight w:val="274"/>
        </w:trPr>
        <w:tc>
          <w:tcPr>
            <w:tcW w:w="1134" w:type="dxa"/>
          </w:tcPr>
          <w:p w14:paraId="4BE5EE17" w14:textId="77777777" w:rsidR="00E95EB1" w:rsidRDefault="00E95EB1">
            <w:pPr>
              <w:pStyle w:val="2ndLevel"/>
              <w:rPr>
                <w:rStyle w:val="InstructionsChar"/>
                <w:i w:val="0"/>
                <w:color w:val="auto"/>
                <w:szCs w:val="20"/>
                <w:lang w:eastAsia="zh-CN"/>
              </w:rPr>
            </w:pPr>
          </w:p>
        </w:tc>
        <w:tc>
          <w:tcPr>
            <w:tcW w:w="3544" w:type="dxa"/>
          </w:tcPr>
          <w:p w14:paraId="4EEBD141" w14:textId="4A7374A7" w:rsidR="00E95EB1" w:rsidRDefault="0013683E">
            <w:pPr>
              <w:pStyle w:val="TableText"/>
              <w:rPr>
                <w:rStyle w:val="InstructionsChar"/>
                <w:rFonts w:cs="Arial"/>
                <w:i w:val="0"/>
                <w:lang w:eastAsia="zh-CN"/>
              </w:rPr>
            </w:pPr>
            <w:r>
              <w:rPr>
                <w:rStyle w:val="InstructionsChar"/>
                <w:rFonts w:cs="Arial" w:hint="eastAsia"/>
                <w:i w:val="0"/>
                <w:lang w:eastAsia="zh-CN"/>
              </w:rPr>
              <w:t>数据增强</w:t>
            </w:r>
          </w:p>
        </w:tc>
        <w:tc>
          <w:tcPr>
            <w:tcW w:w="4921" w:type="dxa"/>
          </w:tcPr>
          <w:p w14:paraId="47C78FD7" w14:textId="2BFB175D" w:rsidR="00E95EB1" w:rsidRDefault="00006E25" w:rsidP="00AB6155">
            <w:pPr>
              <w:ind w:right="34"/>
              <w:rPr>
                <w:rFonts w:ascii="宋体" w:hAnsi="宋体" w:cs="宋体" w:hint="eastAsia"/>
                <w:lang w:eastAsia="zh-CN"/>
              </w:rPr>
            </w:pPr>
            <w:r>
              <w:rPr>
                <w:rFonts w:ascii="宋体" w:hAnsi="宋体" w:cs="宋体" w:hint="eastAsia"/>
                <w:lang w:eastAsia="zh-CN"/>
              </w:rPr>
              <w:t>支持数据增强的方式，</w:t>
            </w:r>
            <w:r w:rsidR="000011DC">
              <w:rPr>
                <w:rFonts w:ascii="宋体" w:hAnsi="宋体" w:cs="宋体" w:hint="eastAsia"/>
                <w:lang w:eastAsia="zh-CN"/>
              </w:rPr>
              <w:t>支持图像增强，</w:t>
            </w:r>
            <w:r>
              <w:rPr>
                <w:rFonts w:ascii="宋体" w:hAnsi="宋体" w:cs="宋体" w:hint="eastAsia"/>
                <w:lang w:eastAsia="zh-CN"/>
              </w:rPr>
              <w:t>包含几何变换、颜色空间变换、噪声注入、混合增强、遮挡增强、自动化增强等</w:t>
            </w:r>
            <w:r w:rsidR="000011DC">
              <w:rPr>
                <w:rFonts w:ascii="宋体" w:hAnsi="宋体" w:cs="宋体" w:hint="eastAsia"/>
                <w:lang w:eastAsia="zh-CN"/>
              </w:rPr>
              <w:t>；支持音频增强，包含变速、变调、添加噪声等，支持文本增强，支持自定义增强算法插件</w:t>
            </w:r>
          </w:p>
        </w:tc>
        <w:tc>
          <w:tcPr>
            <w:tcW w:w="567" w:type="dxa"/>
          </w:tcPr>
          <w:p w14:paraId="4DE61428" w14:textId="7ED400D4" w:rsidR="00E95EB1" w:rsidRDefault="002813FA">
            <w:pPr>
              <w:pStyle w:val="TableText"/>
              <w:ind w:right="0"/>
              <w:jc w:val="center"/>
              <w:rPr>
                <w:rStyle w:val="InstructionsChar"/>
                <w:rFonts w:cs="Arial"/>
                <w:i w:val="0"/>
                <w:color w:val="auto"/>
                <w:sz w:val="20"/>
                <w:szCs w:val="20"/>
                <w:lang w:eastAsia="zh-CN"/>
              </w:rPr>
            </w:pPr>
            <w:ins w:id="81" w:author="Liu,Tao (YFI,Liu Tao,Shanghai,CN)" w:date="2026-04-23T09:19:00Z" w16du:dateUtc="2026-04-23T01:19:00Z">
              <w:r>
                <w:rPr>
                  <w:rStyle w:val="InstructionsChar"/>
                  <w:rFonts w:cs="Arial" w:hint="eastAsia"/>
                  <w:i w:val="0"/>
                  <w:color w:val="auto"/>
                  <w:sz w:val="20"/>
                  <w:szCs w:val="20"/>
                  <w:lang w:eastAsia="zh-CN"/>
                </w:rPr>
                <w:t>Pr</w:t>
              </w:r>
            </w:ins>
          </w:p>
        </w:tc>
      </w:tr>
      <w:tr w:rsidR="00F949ED" w14:paraId="4C2047BB" w14:textId="77777777">
        <w:trPr>
          <w:cantSplit/>
          <w:trHeight w:val="274"/>
        </w:trPr>
        <w:tc>
          <w:tcPr>
            <w:tcW w:w="1134" w:type="dxa"/>
          </w:tcPr>
          <w:p w14:paraId="23D526D8" w14:textId="77777777" w:rsidR="00F949ED" w:rsidRDefault="00F949ED">
            <w:pPr>
              <w:pStyle w:val="2ndLevel"/>
              <w:rPr>
                <w:rStyle w:val="InstructionsChar"/>
                <w:i w:val="0"/>
                <w:color w:val="auto"/>
                <w:szCs w:val="20"/>
                <w:lang w:eastAsia="zh-CN"/>
              </w:rPr>
            </w:pPr>
          </w:p>
        </w:tc>
        <w:tc>
          <w:tcPr>
            <w:tcW w:w="3544" w:type="dxa"/>
          </w:tcPr>
          <w:p w14:paraId="433FF05B" w14:textId="79654D0F" w:rsidR="00F949ED" w:rsidRDefault="002B025B">
            <w:pPr>
              <w:pStyle w:val="TableText"/>
              <w:rPr>
                <w:rStyle w:val="InstructionsChar"/>
                <w:rFonts w:cs="Arial"/>
                <w:i w:val="0"/>
                <w:lang w:eastAsia="zh-CN"/>
              </w:rPr>
            </w:pPr>
            <w:r>
              <w:rPr>
                <w:rStyle w:val="InstructionsChar"/>
                <w:rFonts w:cs="Arial" w:hint="eastAsia"/>
                <w:i w:val="0"/>
                <w:lang w:eastAsia="zh-CN"/>
              </w:rPr>
              <w:t>模型调优</w:t>
            </w:r>
          </w:p>
        </w:tc>
        <w:tc>
          <w:tcPr>
            <w:tcW w:w="4921" w:type="dxa"/>
          </w:tcPr>
          <w:p w14:paraId="06F49C44" w14:textId="1E40F616" w:rsidR="00F949ED" w:rsidRDefault="00804378" w:rsidP="00AB6155">
            <w:pPr>
              <w:ind w:right="34"/>
              <w:rPr>
                <w:rFonts w:ascii="宋体" w:hAnsi="宋体" w:cs="宋体" w:hint="eastAsia"/>
                <w:lang w:eastAsia="zh-CN"/>
              </w:rPr>
            </w:pPr>
            <w:r>
              <w:rPr>
                <w:rFonts w:ascii="宋体" w:hAnsi="宋体" w:cs="宋体" w:hint="eastAsia"/>
                <w:lang w:eastAsia="zh-CN"/>
              </w:rPr>
              <w:t>支持不同场景类型</w:t>
            </w:r>
            <w:r w:rsidR="00332F51">
              <w:rPr>
                <w:rFonts w:ascii="宋体" w:hAnsi="宋体" w:cs="宋体" w:hint="eastAsia"/>
                <w:lang w:eastAsia="zh-CN"/>
              </w:rPr>
              <w:t>基于</w:t>
            </w:r>
            <w:proofErr w:type="gramStart"/>
            <w:r w:rsidR="00332F51">
              <w:rPr>
                <w:rFonts w:ascii="宋体" w:hAnsi="宋体" w:cs="宋体" w:hint="eastAsia"/>
                <w:lang w:eastAsia="zh-CN"/>
              </w:rPr>
              <w:t>预训练</w:t>
            </w:r>
            <w:proofErr w:type="gramEnd"/>
            <w:r w:rsidR="00332F51">
              <w:rPr>
                <w:rFonts w:ascii="宋体" w:hAnsi="宋体" w:cs="宋体" w:hint="eastAsia"/>
                <w:lang w:eastAsia="zh-CN"/>
              </w:rPr>
              <w:t>模型</w:t>
            </w:r>
            <w:r>
              <w:rPr>
                <w:rFonts w:ascii="宋体" w:hAnsi="宋体" w:cs="宋体" w:hint="eastAsia"/>
                <w:lang w:eastAsia="zh-CN"/>
              </w:rPr>
              <w:t>的模型调优，支持选择已标注好的数据集进行数据集拆分为训练集和验证集</w:t>
            </w:r>
            <w:r w:rsidR="006E7BE3">
              <w:rPr>
                <w:rFonts w:ascii="宋体" w:hAnsi="宋体" w:cs="宋体" w:hint="eastAsia"/>
                <w:lang w:eastAsia="zh-CN"/>
              </w:rPr>
              <w:t>，支持</w:t>
            </w:r>
            <w:r w:rsidR="004836D8">
              <w:rPr>
                <w:rFonts w:ascii="宋体" w:hAnsi="宋体" w:cs="宋体" w:hint="eastAsia"/>
                <w:lang w:eastAsia="zh-CN"/>
              </w:rPr>
              <w:t>超</w:t>
            </w:r>
            <w:r w:rsidR="006E7BE3">
              <w:rPr>
                <w:rFonts w:ascii="宋体" w:hAnsi="宋体" w:cs="宋体" w:hint="eastAsia"/>
                <w:lang w:eastAsia="zh-CN"/>
              </w:rPr>
              <w:t>参数调优以及</w:t>
            </w:r>
            <w:r w:rsidR="00BD15E7">
              <w:rPr>
                <w:rFonts w:ascii="宋体" w:hAnsi="宋体" w:cs="宋体" w:hint="eastAsia"/>
                <w:lang w:eastAsia="zh-CN"/>
              </w:rPr>
              <w:t>超</w:t>
            </w:r>
            <w:r w:rsidR="006E7BE3">
              <w:rPr>
                <w:rFonts w:ascii="宋体" w:hAnsi="宋体" w:cs="宋体" w:hint="eastAsia"/>
                <w:lang w:eastAsia="zh-CN"/>
              </w:rPr>
              <w:t>参数的选择</w:t>
            </w:r>
            <w:r w:rsidR="004421C3">
              <w:rPr>
                <w:rFonts w:ascii="宋体" w:hAnsi="宋体" w:cs="宋体" w:hint="eastAsia"/>
                <w:lang w:eastAsia="zh-CN"/>
              </w:rPr>
              <w:t>，支持自动超参数调优，支持资源管理</w:t>
            </w:r>
            <w:r w:rsidR="00863B67">
              <w:rPr>
                <w:rFonts w:ascii="宋体" w:hAnsi="宋体" w:cs="宋体" w:hint="eastAsia"/>
                <w:lang w:eastAsia="zh-CN"/>
              </w:rPr>
              <w:t>，支持训练过程监控</w:t>
            </w:r>
            <w:r w:rsidR="005F4FC3">
              <w:rPr>
                <w:rFonts w:ascii="宋体" w:hAnsi="宋体" w:cs="宋体" w:hint="eastAsia"/>
                <w:lang w:eastAsia="zh-CN"/>
              </w:rPr>
              <w:t>，支持</w:t>
            </w:r>
            <w:r w:rsidR="005F4FC3" w:rsidRPr="005F4FC3">
              <w:rPr>
                <w:rFonts w:ascii="宋体" w:hAnsi="宋体" w:cs="宋体" w:hint="eastAsia"/>
                <w:lang w:eastAsia="zh-CN"/>
              </w:rPr>
              <w:t>实时日志查询、日志持久化存储功能</w:t>
            </w:r>
            <w:r w:rsidR="005F4FC3">
              <w:rPr>
                <w:rFonts w:ascii="宋体" w:hAnsi="宋体" w:cs="宋体" w:hint="eastAsia"/>
                <w:lang w:eastAsia="zh-CN"/>
              </w:rPr>
              <w:t>，</w:t>
            </w:r>
            <w:r w:rsidR="005E753F">
              <w:rPr>
                <w:rFonts w:ascii="宋体" w:hAnsi="宋体" w:cs="宋体" w:hint="eastAsia"/>
                <w:lang w:eastAsia="zh-CN"/>
              </w:rPr>
              <w:t>支持调</w:t>
            </w:r>
            <w:proofErr w:type="gramStart"/>
            <w:r w:rsidR="005E753F">
              <w:rPr>
                <w:rFonts w:ascii="宋体" w:hAnsi="宋体" w:cs="宋体" w:hint="eastAsia"/>
                <w:lang w:eastAsia="zh-CN"/>
              </w:rPr>
              <w:t>优任务</w:t>
            </w:r>
            <w:proofErr w:type="gramEnd"/>
            <w:r w:rsidR="005E753F">
              <w:rPr>
                <w:rFonts w:ascii="宋体" w:hAnsi="宋体" w:cs="宋体" w:hint="eastAsia"/>
                <w:lang w:eastAsia="zh-CN"/>
              </w:rPr>
              <w:t>的管理，</w:t>
            </w:r>
            <w:r w:rsidR="00C82D3F">
              <w:rPr>
                <w:rFonts w:ascii="宋体" w:hAnsi="宋体" w:cs="宋体" w:hint="eastAsia"/>
                <w:lang w:eastAsia="zh-CN"/>
              </w:rPr>
              <w:t>支持</w:t>
            </w:r>
            <w:proofErr w:type="gramStart"/>
            <w:r w:rsidR="00C82D3F">
              <w:rPr>
                <w:rFonts w:ascii="宋体" w:hAnsi="宋体" w:cs="宋体" w:hint="eastAsia"/>
                <w:lang w:eastAsia="zh-CN"/>
              </w:rPr>
              <w:t>调优后产物</w:t>
            </w:r>
            <w:proofErr w:type="gramEnd"/>
            <w:r w:rsidR="00C82D3F">
              <w:rPr>
                <w:rFonts w:ascii="宋体" w:hAnsi="宋体" w:cs="宋体" w:hint="eastAsia"/>
                <w:lang w:eastAsia="zh-CN"/>
              </w:rPr>
              <w:t>的导出</w:t>
            </w:r>
            <w:r w:rsidR="0009264A">
              <w:rPr>
                <w:rFonts w:ascii="宋体" w:hAnsi="宋体" w:cs="宋体" w:hint="eastAsia"/>
                <w:lang w:eastAsia="zh-CN"/>
              </w:rPr>
              <w:t>或直接推送到边端</w:t>
            </w:r>
            <w:r w:rsidR="005938E4">
              <w:rPr>
                <w:rFonts w:ascii="宋体" w:hAnsi="宋体" w:cs="宋体" w:hint="eastAsia"/>
                <w:lang w:eastAsia="zh-CN"/>
              </w:rPr>
              <w:t>指定</w:t>
            </w:r>
            <w:r w:rsidR="0009264A">
              <w:rPr>
                <w:rFonts w:ascii="宋体" w:hAnsi="宋体" w:cs="宋体" w:hint="eastAsia"/>
                <w:lang w:eastAsia="zh-CN"/>
              </w:rPr>
              <w:t>服务器</w:t>
            </w:r>
          </w:p>
        </w:tc>
        <w:tc>
          <w:tcPr>
            <w:tcW w:w="567" w:type="dxa"/>
          </w:tcPr>
          <w:p w14:paraId="711BA1EF" w14:textId="48A7753F" w:rsidR="00F949ED" w:rsidRDefault="002813FA">
            <w:pPr>
              <w:pStyle w:val="TableText"/>
              <w:ind w:right="0"/>
              <w:jc w:val="center"/>
              <w:rPr>
                <w:rStyle w:val="InstructionsChar"/>
                <w:rFonts w:cs="Arial"/>
                <w:i w:val="0"/>
                <w:color w:val="auto"/>
                <w:sz w:val="20"/>
                <w:szCs w:val="20"/>
                <w:lang w:eastAsia="zh-CN"/>
              </w:rPr>
            </w:pPr>
            <w:ins w:id="82" w:author="Liu,Tao (YFI,Liu Tao,Shanghai,CN)" w:date="2026-04-23T09:19:00Z" w16du:dateUtc="2026-04-23T01:19:00Z">
              <w:r>
                <w:rPr>
                  <w:rStyle w:val="InstructionsChar"/>
                  <w:rFonts w:cs="Arial" w:hint="eastAsia"/>
                  <w:i w:val="0"/>
                  <w:color w:val="auto"/>
                  <w:sz w:val="20"/>
                  <w:szCs w:val="20"/>
                  <w:lang w:eastAsia="zh-CN"/>
                </w:rPr>
                <w:t>Pr</w:t>
              </w:r>
            </w:ins>
          </w:p>
        </w:tc>
      </w:tr>
      <w:tr w:rsidR="00DC78B4" w14:paraId="5CF6E923" w14:textId="77777777">
        <w:trPr>
          <w:cantSplit/>
          <w:trHeight w:val="274"/>
        </w:trPr>
        <w:tc>
          <w:tcPr>
            <w:tcW w:w="1134" w:type="dxa"/>
          </w:tcPr>
          <w:p w14:paraId="16E89248" w14:textId="77777777" w:rsidR="00DC78B4" w:rsidRDefault="00DC78B4">
            <w:pPr>
              <w:pStyle w:val="2ndLevel"/>
              <w:rPr>
                <w:rStyle w:val="InstructionsChar"/>
                <w:i w:val="0"/>
                <w:color w:val="auto"/>
                <w:szCs w:val="20"/>
                <w:lang w:eastAsia="zh-CN"/>
              </w:rPr>
            </w:pPr>
          </w:p>
        </w:tc>
        <w:tc>
          <w:tcPr>
            <w:tcW w:w="3544" w:type="dxa"/>
          </w:tcPr>
          <w:p w14:paraId="73408A67" w14:textId="0362BEBD" w:rsidR="00DC78B4" w:rsidRDefault="00DC78B4">
            <w:pPr>
              <w:pStyle w:val="TableText"/>
              <w:rPr>
                <w:rStyle w:val="InstructionsChar"/>
                <w:rFonts w:cs="Arial"/>
                <w:i w:val="0"/>
                <w:lang w:eastAsia="zh-CN"/>
              </w:rPr>
            </w:pPr>
            <w:r>
              <w:rPr>
                <w:rStyle w:val="InstructionsChar"/>
                <w:rFonts w:cs="Arial" w:hint="eastAsia"/>
                <w:i w:val="0"/>
                <w:lang w:eastAsia="zh-CN"/>
              </w:rPr>
              <w:t>模型评估指标</w:t>
            </w:r>
          </w:p>
        </w:tc>
        <w:tc>
          <w:tcPr>
            <w:tcW w:w="4921" w:type="dxa"/>
          </w:tcPr>
          <w:p w14:paraId="0E0A7EBE" w14:textId="4C0A7A1E" w:rsidR="00DC78B4" w:rsidRDefault="00593CA3" w:rsidP="00AB6155">
            <w:pPr>
              <w:ind w:right="34"/>
              <w:rPr>
                <w:rFonts w:ascii="宋体" w:hAnsi="宋体" w:cs="宋体" w:hint="eastAsia"/>
                <w:lang w:eastAsia="zh-CN"/>
              </w:rPr>
            </w:pPr>
            <w:r>
              <w:rPr>
                <w:rFonts w:ascii="宋体" w:hAnsi="宋体" w:cs="宋体" w:hint="eastAsia"/>
                <w:lang w:eastAsia="zh-CN"/>
              </w:rPr>
              <w:t>支持不同场景</w:t>
            </w:r>
            <w:r w:rsidR="00D24961">
              <w:rPr>
                <w:rFonts w:ascii="宋体" w:hAnsi="宋体" w:cs="宋体" w:hint="eastAsia"/>
                <w:lang w:eastAsia="zh-CN"/>
              </w:rPr>
              <w:t>类型</w:t>
            </w:r>
            <w:r>
              <w:rPr>
                <w:rFonts w:ascii="宋体" w:hAnsi="宋体" w:cs="宋体" w:hint="eastAsia"/>
                <w:lang w:eastAsia="zh-CN"/>
              </w:rPr>
              <w:t>制定不同的业务相关模型评估指标，</w:t>
            </w:r>
            <w:r w:rsidR="0083648E">
              <w:rPr>
                <w:rFonts w:ascii="宋体" w:hAnsi="宋体" w:cs="宋体" w:hint="eastAsia"/>
                <w:lang w:eastAsia="zh-CN"/>
              </w:rPr>
              <w:t>多维度评估</w:t>
            </w:r>
            <w:r>
              <w:rPr>
                <w:rFonts w:ascii="宋体" w:hAnsi="宋体" w:cs="宋体" w:hint="eastAsia"/>
                <w:lang w:eastAsia="zh-CN"/>
              </w:rPr>
              <w:t>模型能力</w:t>
            </w:r>
          </w:p>
        </w:tc>
        <w:tc>
          <w:tcPr>
            <w:tcW w:w="567" w:type="dxa"/>
          </w:tcPr>
          <w:p w14:paraId="43ACF319" w14:textId="3FF47621" w:rsidR="00DC78B4" w:rsidRDefault="008A299E">
            <w:pPr>
              <w:pStyle w:val="TableText"/>
              <w:ind w:right="0"/>
              <w:jc w:val="center"/>
              <w:rPr>
                <w:rStyle w:val="InstructionsChar"/>
                <w:rFonts w:cs="Arial"/>
                <w:i w:val="0"/>
                <w:color w:val="auto"/>
                <w:sz w:val="20"/>
                <w:szCs w:val="20"/>
                <w:lang w:eastAsia="zh-CN"/>
              </w:rPr>
            </w:pPr>
            <w:ins w:id="83" w:author="Liu,Tao (YFI,Liu Tao,Shanghai,CN)" w:date="2026-04-23T13:29:00Z" w16du:dateUtc="2026-04-23T05:29:00Z">
              <w:r>
                <w:rPr>
                  <w:rStyle w:val="InstructionsChar"/>
                  <w:rFonts w:cs="Arial" w:hint="eastAsia"/>
                  <w:i w:val="0"/>
                  <w:color w:val="auto"/>
                  <w:sz w:val="20"/>
                  <w:szCs w:val="20"/>
                  <w:lang w:eastAsia="zh-CN"/>
                </w:rPr>
                <w:t>Pr</w:t>
              </w:r>
            </w:ins>
          </w:p>
        </w:tc>
      </w:tr>
      <w:tr w:rsidR="00CE6104" w14:paraId="750B79AB" w14:textId="77777777">
        <w:trPr>
          <w:cantSplit/>
          <w:trHeight w:val="274"/>
        </w:trPr>
        <w:tc>
          <w:tcPr>
            <w:tcW w:w="1134" w:type="dxa"/>
          </w:tcPr>
          <w:p w14:paraId="4784D438" w14:textId="77777777" w:rsidR="00CE6104" w:rsidRDefault="00CE6104">
            <w:pPr>
              <w:pStyle w:val="2ndLevel"/>
              <w:rPr>
                <w:rStyle w:val="InstructionsChar"/>
                <w:i w:val="0"/>
                <w:color w:val="auto"/>
                <w:szCs w:val="20"/>
                <w:lang w:eastAsia="zh-CN"/>
              </w:rPr>
            </w:pPr>
          </w:p>
        </w:tc>
        <w:tc>
          <w:tcPr>
            <w:tcW w:w="3544" w:type="dxa"/>
          </w:tcPr>
          <w:p w14:paraId="4DCE464E" w14:textId="65CF4D30" w:rsidR="00CE6104" w:rsidRDefault="00896EAB">
            <w:pPr>
              <w:pStyle w:val="TableText"/>
              <w:rPr>
                <w:rStyle w:val="InstructionsChar"/>
                <w:rFonts w:cs="Arial"/>
                <w:i w:val="0"/>
                <w:lang w:eastAsia="zh-CN"/>
              </w:rPr>
            </w:pPr>
            <w:r>
              <w:rPr>
                <w:rStyle w:val="InstructionsChar"/>
                <w:rFonts w:cs="Arial" w:hint="eastAsia"/>
                <w:i w:val="0"/>
                <w:lang w:eastAsia="zh-CN"/>
              </w:rPr>
              <w:t>模型管理</w:t>
            </w:r>
          </w:p>
        </w:tc>
        <w:tc>
          <w:tcPr>
            <w:tcW w:w="4921" w:type="dxa"/>
          </w:tcPr>
          <w:p w14:paraId="7D6BEFA1" w14:textId="2B40C4F8" w:rsidR="00CE6104" w:rsidRDefault="00B243A7" w:rsidP="00AB6155">
            <w:pPr>
              <w:ind w:right="34"/>
              <w:rPr>
                <w:rFonts w:ascii="宋体" w:hAnsi="宋体" w:cs="宋体" w:hint="eastAsia"/>
                <w:lang w:eastAsia="zh-CN"/>
              </w:rPr>
            </w:pPr>
            <w:r w:rsidRPr="00B243A7">
              <w:rPr>
                <w:rFonts w:ascii="宋体" w:hAnsi="宋体" w:cs="宋体" w:hint="eastAsia"/>
                <w:lang w:eastAsia="zh-CN"/>
              </w:rPr>
              <w:t>提供模型导入、管理功能</w:t>
            </w:r>
            <w:r>
              <w:rPr>
                <w:rFonts w:ascii="宋体" w:hAnsi="宋体" w:cs="宋体" w:hint="eastAsia"/>
                <w:lang w:eastAsia="zh-CN"/>
              </w:rPr>
              <w:t>，</w:t>
            </w:r>
            <w:r w:rsidR="00336D17">
              <w:rPr>
                <w:rFonts w:ascii="宋体" w:hAnsi="宋体" w:cs="宋体" w:hint="eastAsia"/>
                <w:lang w:eastAsia="zh-CN"/>
              </w:rPr>
              <w:t>支持</w:t>
            </w:r>
            <w:r w:rsidRPr="00B243A7">
              <w:rPr>
                <w:rFonts w:ascii="宋体" w:hAnsi="宋体" w:cs="宋体" w:hint="eastAsia"/>
                <w:lang w:eastAsia="zh-CN"/>
              </w:rPr>
              <w:t>来自训练中心或用户上传本地</w:t>
            </w:r>
            <w:r w:rsidR="00336D17">
              <w:rPr>
                <w:rFonts w:ascii="宋体" w:hAnsi="宋体" w:cs="宋体" w:hint="eastAsia"/>
                <w:lang w:eastAsia="zh-CN"/>
              </w:rPr>
              <w:t>模型</w:t>
            </w:r>
            <w:r w:rsidRPr="00B243A7">
              <w:rPr>
                <w:rFonts w:ascii="宋体" w:hAnsi="宋体" w:cs="宋体" w:hint="eastAsia"/>
                <w:lang w:eastAsia="zh-CN"/>
              </w:rPr>
              <w:t>文件</w:t>
            </w:r>
            <w:r>
              <w:rPr>
                <w:rFonts w:ascii="宋体" w:hAnsi="宋体" w:cs="宋体" w:hint="eastAsia"/>
                <w:lang w:eastAsia="zh-CN"/>
              </w:rPr>
              <w:t>，</w:t>
            </w:r>
            <w:r w:rsidRPr="00B243A7">
              <w:rPr>
                <w:rFonts w:ascii="宋体" w:hAnsi="宋体" w:cs="宋体" w:hint="eastAsia"/>
                <w:lang w:eastAsia="zh-CN"/>
              </w:rPr>
              <w:t>支持平台模型、团队模型区分。预置平台模型全平台用户均可使用</w:t>
            </w:r>
            <w:r>
              <w:rPr>
                <w:rFonts w:ascii="宋体" w:hAnsi="宋体" w:cs="宋体" w:hint="eastAsia"/>
                <w:lang w:eastAsia="zh-CN"/>
              </w:rPr>
              <w:t>，</w:t>
            </w:r>
            <w:r w:rsidR="00463187">
              <w:rPr>
                <w:rFonts w:ascii="宋体" w:hAnsi="宋体" w:cs="宋体" w:hint="eastAsia"/>
                <w:lang w:eastAsia="zh-CN"/>
              </w:rPr>
              <w:t>支持模型权限和访问控制，</w:t>
            </w:r>
            <w:r w:rsidR="00672E6C" w:rsidRPr="00B243A7" w:rsidDel="00672E6C">
              <w:rPr>
                <w:rFonts w:ascii="宋体" w:hAnsi="宋体" w:cs="宋体" w:hint="eastAsia"/>
                <w:lang w:eastAsia="zh-CN"/>
              </w:rPr>
              <w:t xml:space="preserve"> </w:t>
            </w:r>
            <w:r w:rsidR="00672E6C">
              <w:rPr>
                <w:rFonts w:ascii="宋体" w:hAnsi="宋体" w:cs="宋体" w:hint="eastAsia"/>
                <w:lang w:eastAsia="zh-CN"/>
              </w:rPr>
              <w:t>支持模型版本控制和全生命周期管理</w:t>
            </w:r>
            <w:r w:rsidR="00463187">
              <w:rPr>
                <w:rFonts w:ascii="宋体" w:hAnsi="宋体" w:cs="宋体" w:hint="eastAsia"/>
                <w:lang w:eastAsia="zh-CN"/>
              </w:rPr>
              <w:t>，提供模型元数据管理和检索</w:t>
            </w:r>
          </w:p>
        </w:tc>
        <w:tc>
          <w:tcPr>
            <w:tcW w:w="567" w:type="dxa"/>
          </w:tcPr>
          <w:p w14:paraId="30D4F6C4" w14:textId="693FF2D7" w:rsidR="00CE6104" w:rsidRDefault="002813FA">
            <w:pPr>
              <w:pStyle w:val="TableText"/>
              <w:ind w:right="0"/>
              <w:jc w:val="center"/>
              <w:rPr>
                <w:rStyle w:val="InstructionsChar"/>
                <w:rFonts w:cs="Arial"/>
                <w:i w:val="0"/>
                <w:color w:val="auto"/>
                <w:sz w:val="20"/>
                <w:szCs w:val="20"/>
                <w:lang w:eastAsia="zh-CN"/>
              </w:rPr>
            </w:pPr>
            <w:ins w:id="84" w:author="Liu,Tao (YFI,Liu Tao,Shanghai,CN)" w:date="2026-04-23T09:19:00Z" w16du:dateUtc="2026-04-23T01:19:00Z">
              <w:r>
                <w:rPr>
                  <w:rStyle w:val="InstructionsChar"/>
                  <w:rFonts w:cs="Arial" w:hint="eastAsia"/>
                  <w:i w:val="0"/>
                  <w:color w:val="auto"/>
                  <w:sz w:val="20"/>
                  <w:szCs w:val="20"/>
                  <w:lang w:eastAsia="zh-CN"/>
                </w:rPr>
                <w:t>Pr</w:t>
              </w:r>
            </w:ins>
          </w:p>
        </w:tc>
      </w:tr>
      <w:tr w:rsidR="00896EAB" w14:paraId="039CF38D" w14:textId="77777777">
        <w:trPr>
          <w:cantSplit/>
          <w:trHeight w:val="274"/>
        </w:trPr>
        <w:tc>
          <w:tcPr>
            <w:tcW w:w="1134" w:type="dxa"/>
          </w:tcPr>
          <w:p w14:paraId="156DE881" w14:textId="77777777" w:rsidR="00896EAB" w:rsidRDefault="00896EAB">
            <w:pPr>
              <w:pStyle w:val="2ndLevel"/>
              <w:rPr>
                <w:rStyle w:val="InstructionsChar"/>
                <w:i w:val="0"/>
                <w:color w:val="auto"/>
                <w:szCs w:val="20"/>
                <w:lang w:eastAsia="zh-CN"/>
              </w:rPr>
            </w:pPr>
          </w:p>
        </w:tc>
        <w:tc>
          <w:tcPr>
            <w:tcW w:w="3544" w:type="dxa"/>
          </w:tcPr>
          <w:p w14:paraId="347D6758" w14:textId="7F43F076" w:rsidR="00896EAB" w:rsidRDefault="00896EAB">
            <w:pPr>
              <w:pStyle w:val="TableText"/>
              <w:rPr>
                <w:rStyle w:val="InstructionsChar"/>
                <w:rFonts w:cs="Arial"/>
                <w:i w:val="0"/>
                <w:lang w:eastAsia="zh-CN"/>
              </w:rPr>
            </w:pPr>
            <w:r>
              <w:rPr>
                <w:rStyle w:val="InstructionsChar"/>
                <w:rFonts w:cs="Arial" w:hint="eastAsia"/>
                <w:i w:val="0"/>
                <w:lang w:eastAsia="zh-CN"/>
              </w:rPr>
              <w:t>模型工程化</w:t>
            </w:r>
          </w:p>
        </w:tc>
        <w:tc>
          <w:tcPr>
            <w:tcW w:w="4921" w:type="dxa"/>
          </w:tcPr>
          <w:p w14:paraId="49F26393" w14:textId="56A0E89F" w:rsidR="00896EAB" w:rsidRDefault="006A315A" w:rsidP="00AB6155">
            <w:pPr>
              <w:ind w:right="34"/>
              <w:rPr>
                <w:rFonts w:ascii="宋体" w:hAnsi="宋体" w:cs="宋体" w:hint="eastAsia"/>
                <w:lang w:eastAsia="zh-CN"/>
              </w:rPr>
            </w:pPr>
            <w:r>
              <w:rPr>
                <w:rFonts w:ascii="宋体" w:hAnsi="宋体" w:cs="宋体" w:hint="eastAsia"/>
                <w:lang w:eastAsia="zh-CN"/>
              </w:rPr>
              <w:t>支持模型量化、剪枝、蒸馏，</w:t>
            </w:r>
            <w:r w:rsidR="002761BA">
              <w:rPr>
                <w:rFonts w:ascii="宋体" w:hAnsi="宋体" w:cs="宋体" w:hint="eastAsia"/>
                <w:lang w:eastAsia="zh-CN"/>
              </w:rPr>
              <w:t>支持针对特定硬件进行加速，提升推理引擎执行效率</w:t>
            </w:r>
            <w:r w:rsidR="00DB5265">
              <w:rPr>
                <w:rFonts w:ascii="宋体" w:hAnsi="宋体" w:cs="宋体" w:hint="eastAsia"/>
                <w:lang w:eastAsia="zh-CN"/>
              </w:rPr>
              <w:t>，支持模型跨平台部署与转</w:t>
            </w:r>
            <w:r w:rsidR="00D83368">
              <w:rPr>
                <w:rFonts w:ascii="宋体" w:hAnsi="宋体" w:cs="宋体" w:hint="eastAsia"/>
                <w:lang w:eastAsia="zh-CN"/>
              </w:rPr>
              <w:t>换</w:t>
            </w:r>
            <w:r w:rsidR="003149C5">
              <w:rPr>
                <w:rFonts w:ascii="宋体" w:hAnsi="宋体" w:cs="宋体" w:hint="eastAsia"/>
                <w:lang w:eastAsia="zh-CN"/>
              </w:rPr>
              <w:t>，支持模型工程化之后的产物</w:t>
            </w:r>
            <w:r w:rsidR="00872040">
              <w:rPr>
                <w:rFonts w:ascii="宋体" w:hAnsi="宋体" w:cs="宋体" w:hint="eastAsia"/>
                <w:lang w:eastAsia="zh-CN"/>
              </w:rPr>
              <w:t>导出或</w:t>
            </w:r>
            <w:r w:rsidR="003149C5">
              <w:rPr>
                <w:rFonts w:ascii="宋体" w:hAnsi="宋体" w:cs="宋体" w:hint="eastAsia"/>
                <w:lang w:eastAsia="zh-CN"/>
              </w:rPr>
              <w:t>推送到边端指定服务器</w:t>
            </w:r>
          </w:p>
        </w:tc>
        <w:tc>
          <w:tcPr>
            <w:tcW w:w="567" w:type="dxa"/>
          </w:tcPr>
          <w:p w14:paraId="72E2D89D" w14:textId="79388C81" w:rsidR="00896EAB" w:rsidRDefault="002813FA">
            <w:pPr>
              <w:pStyle w:val="TableText"/>
              <w:ind w:right="0"/>
              <w:jc w:val="center"/>
              <w:rPr>
                <w:rStyle w:val="InstructionsChar"/>
                <w:rFonts w:cs="Arial"/>
                <w:i w:val="0"/>
                <w:color w:val="auto"/>
                <w:sz w:val="20"/>
                <w:szCs w:val="20"/>
                <w:lang w:eastAsia="zh-CN"/>
              </w:rPr>
            </w:pPr>
            <w:ins w:id="85" w:author="Liu,Tao (YFI,Liu Tao,Shanghai,CN)" w:date="2026-04-23T09:19:00Z" w16du:dateUtc="2026-04-23T01:19:00Z">
              <w:r>
                <w:rPr>
                  <w:rStyle w:val="InstructionsChar"/>
                  <w:rFonts w:cs="Arial" w:hint="eastAsia"/>
                  <w:i w:val="0"/>
                  <w:color w:val="auto"/>
                  <w:sz w:val="20"/>
                  <w:szCs w:val="20"/>
                  <w:lang w:eastAsia="zh-CN"/>
                </w:rPr>
                <w:t>Pr</w:t>
              </w:r>
            </w:ins>
          </w:p>
        </w:tc>
      </w:tr>
      <w:tr w:rsidR="00AD48B4" w14:paraId="1D7D7316" w14:textId="77777777">
        <w:trPr>
          <w:cantSplit/>
          <w:trHeight w:val="274"/>
        </w:trPr>
        <w:tc>
          <w:tcPr>
            <w:tcW w:w="1134" w:type="dxa"/>
          </w:tcPr>
          <w:p w14:paraId="5D3E94A8" w14:textId="77777777" w:rsidR="00AD48B4" w:rsidRDefault="00AD48B4">
            <w:pPr>
              <w:pStyle w:val="2ndLevel"/>
              <w:rPr>
                <w:rStyle w:val="InstructionsChar"/>
                <w:i w:val="0"/>
                <w:color w:val="auto"/>
                <w:szCs w:val="20"/>
                <w:lang w:eastAsia="zh-CN"/>
              </w:rPr>
            </w:pPr>
          </w:p>
        </w:tc>
        <w:tc>
          <w:tcPr>
            <w:tcW w:w="3544" w:type="dxa"/>
          </w:tcPr>
          <w:p w14:paraId="44D9DFED" w14:textId="573ACA0B" w:rsidR="00AD48B4" w:rsidRDefault="00AD48B4">
            <w:pPr>
              <w:pStyle w:val="TableText"/>
              <w:rPr>
                <w:rStyle w:val="InstructionsChar"/>
                <w:rFonts w:cs="Arial"/>
                <w:i w:val="0"/>
                <w:lang w:eastAsia="zh-CN"/>
              </w:rPr>
            </w:pPr>
            <w:proofErr w:type="gramStart"/>
            <w:r>
              <w:rPr>
                <w:rStyle w:val="InstructionsChar"/>
                <w:rFonts w:cs="Arial" w:hint="eastAsia"/>
                <w:i w:val="0"/>
                <w:lang w:eastAsia="zh-CN"/>
              </w:rPr>
              <w:t>边端服务器</w:t>
            </w:r>
            <w:proofErr w:type="gramEnd"/>
            <w:r>
              <w:rPr>
                <w:rStyle w:val="InstructionsChar"/>
                <w:rFonts w:cs="Arial" w:hint="eastAsia"/>
                <w:i w:val="0"/>
                <w:lang w:eastAsia="zh-CN"/>
              </w:rPr>
              <w:t>管理</w:t>
            </w:r>
          </w:p>
        </w:tc>
        <w:tc>
          <w:tcPr>
            <w:tcW w:w="4921" w:type="dxa"/>
          </w:tcPr>
          <w:p w14:paraId="75705A57" w14:textId="01690FEA" w:rsidR="00AD48B4" w:rsidRDefault="00AD1E45" w:rsidP="00AB6155">
            <w:pPr>
              <w:ind w:right="34"/>
              <w:rPr>
                <w:rFonts w:ascii="宋体" w:hAnsi="宋体" w:cs="宋体" w:hint="eastAsia"/>
                <w:lang w:eastAsia="zh-CN"/>
              </w:rPr>
            </w:pPr>
            <w:r>
              <w:rPr>
                <w:rFonts w:ascii="宋体" w:hAnsi="宋体" w:cs="宋体" w:hint="eastAsia"/>
                <w:lang w:eastAsia="zh-CN"/>
              </w:rPr>
              <w:t>统一纳</w:t>
            </w:r>
            <w:proofErr w:type="gramStart"/>
            <w:r>
              <w:rPr>
                <w:rFonts w:ascii="宋体" w:hAnsi="宋体" w:cs="宋体" w:hint="eastAsia"/>
                <w:lang w:eastAsia="zh-CN"/>
              </w:rPr>
              <w:t>管边端</w:t>
            </w:r>
            <w:proofErr w:type="gramEnd"/>
            <w:r>
              <w:rPr>
                <w:rFonts w:ascii="宋体" w:hAnsi="宋体" w:cs="宋体" w:hint="eastAsia"/>
                <w:lang w:eastAsia="zh-CN"/>
              </w:rPr>
              <w:t>服务器，便于模型快速下发到边端</w:t>
            </w:r>
            <w:r w:rsidR="00DC0858">
              <w:rPr>
                <w:rFonts w:ascii="宋体" w:hAnsi="宋体" w:cs="宋体" w:hint="eastAsia"/>
                <w:lang w:eastAsia="zh-CN"/>
              </w:rPr>
              <w:t>进行后续应用</w:t>
            </w:r>
            <w:r w:rsidR="008B34A4">
              <w:rPr>
                <w:rFonts w:ascii="宋体" w:hAnsi="宋体" w:cs="宋体" w:hint="eastAsia"/>
                <w:lang w:eastAsia="zh-CN"/>
              </w:rPr>
              <w:t>的开发</w:t>
            </w:r>
          </w:p>
        </w:tc>
        <w:tc>
          <w:tcPr>
            <w:tcW w:w="567" w:type="dxa"/>
          </w:tcPr>
          <w:p w14:paraId="7246B43D" w14:textId="77777777" w:rsidR="00AD48B4" w:rsidRDefault="00AD48B4">
            <w:pPr>
              <w:pStyle w:val="TableText"/>
              <w:ind w:right="0"/>
              <w:jc w:val="center"/>
              <w:rPr>
                <w:rStyle w:val="InstructionsChar"/>
                <w:rFonts w:cs="Arial"/>
                <w:i w:val="0"/>
                <w:color w:val="auto"/>
                <w:sz w:val="20"/>
                <w:szCs w:val="20"/>
                <w:lang w:eastAsia="zh-CN"/>
              </w:rPr>
            </w:pPr>
          </w:p>
        </w:tc>
      </w:tr>
      <w:tr w:rsidR="0068211B" w14:paraId="6E10A412" w14:textId="77777777">
        <w:trPr>
          <w:cantSplit/>
          <w:trHeight w:val="274"/>
        </w:trPr>
        <w:tc>
          <w:tcPr>
            <w:tcW w:w="1134" w:type="dxa"/>
          </w:tcPr>
          <w:p w14:paraId="5D095CF1" w14:textId="77777777" w:rsidR="0068211B" w:rsidRDefault="0068211B" w:rsidP="0068211B">
            <w:pPr>
              <w:pStyle w:val="2ndLevel"/>
              <w:rPr>
                <w:rStyle w:val="InstructionsChar"/>
                <w:i w:val="0"/>
                <w:color w:val="auto"/>
                <w:szCs w:val="20"/>
                <w:lang w:eastAsia="zh-CN"/>
              </w:rPr>
            </w:pPr>
          </w:p>
        </w:tc>
        <w:tc>
          <w:tcPr>
            <w:tcW w:w="3544" w:type="dxa"/>
          </w:tcPr>
          <w:p w14:paraId="4B3F6C15" w14:textId="65452958" w:rsidR="0068211B" w:rsidRDefault="0068211B" w:rsidP="0068211B">
            <w:pPr>
              <w:pStyle w:val="TableText"/>
              <w:rPr>
                <w:rStyle w:val="InstructionsChar"/>
                <w:rFonts w:cs="Arial"/>
                <w:i w:val="0"/>
                <w:lang w:eastAsia="zh-CN"/>
              </w:rPr>
            </w:pPr>
            <w:r>
              <w:rPr>
                <w:rStyle w:val="InstructionsChar"/>
                <w:rFonts w:cs="Arial" w:hint="eastAsia"/>
                <w:i w:val="0"/>
                <w:lang w:eastAsia="zh-CN"/>
              </w:rPr>
              <w:t>数据集门户管理</w:t>
            </w:r>
          </w:p>
        </w:tc>
        <w:tc>
          <w:tcPr>
            <w:tcW w:w="4921" w:type="dxa"/>
          </w:tcPr>
          <w:p w14:paraId="563D34FD" w14:textId="48983982" w:rsidR="0068211B" w:rsidRDefault="0068211B" w:rsidP="0068211B">
            <w:pPr>
              <w:ind w:right="34"/>
              <w:rPr>
                <w:rFonts w:ascii="宋体" w:hAnsi="宋体" w:cs="宋体" w:hint="eastAsia"/>
                <w:lang w:eastAsia="zh-CN"/>
              </w:rPr>
            </w:pPr>
            <w:r>
              <w:rPr>
                <w:rFonts w:ascii="宋体" w:hAnsi="宋体" w:cs="宋体" w:hint="eastAsia"/>
                <w:lang w:eastAsia="zh-CN"/>
              </w:rPr>
              <w:t>1、</w:t>
            </w:r>
            <w:r w:rsidRPr="004D202E">
              <w:rPr>
                <w:rFonts w:ascii="宋体" w:hAnsi="宋体" w:cs="宋体" w:hint="eastAsia"/>
                <w:lang w:eastAsia="zh-CN"/>
              </w:rPr>
              <w:t>门户首页：数据门户首页是数据资产的核心浏览与发现界面，支持用户通过平铺式卡片直观查看所有数据集，并可根据访问量、存储量、浏览量、下载量或者更新时间进行综合排序。用户可以通过关键词全局搜索快速定位数据，也可按专题类型、数据大小、数据类型等多维条件进行筛选，高效、精准地获取所需数据集。每个数据卡片清晰展示名称、类别、大小、浏览量、下载量及更新时间等关键信息，提供一目了然的数据资产总</w:t>
            </w:r>
            <w:proofErr w:type="gramStart"/>
            <w:r w:rsidRPr="004D202E">
              <w:rPr>
                <w:rFonts w:ascii="宋体" w:hAnsi="宋体" w:cs="宋体" w:hint="eastAsia"/>
                <w:lang w:eastAsia="zh-CN"/>
              </w:rPr>
              <w:t>览</w:t>
            </w:r>
            <w:proofErr w:type="gramEnd"/>
            <w:r w:rsidRPr="004D202E">
              <w:rPr>
                <w:rFonts w:ascii="宋体" w:hAnsi="宋体" w:cs="宋体" w:hint="eastAsia"/>
                <w:lang w:eastAsia="zh-CN"/>
              </w:rPr>
              <w:t>与检索体验</w:t>
            </w:r>
          </w:p>
          <w:p w14:paraId="36E2A4BF" w14:textId="42B64C19" w:rsidR="0068211B" w:rsidRPr="004D202E" w:rsidRDefault="0068211B" w:rsidP="0068211B">
            <w:pPr>
              <w:ind w:right="34"/>
              <w:rPr>
                <w:rFonts w:ascii="宋体" w:eastAsiaTheme="minorHAnsi" w:hAnsi="宋体" w:cs="宋体"/>
                <w:lang w:eastAsia="zh-CN"/>
              </w:rPr>
            </w:pPr>
            <w:r>
              <w:rPr>
                <w:rFonts w:ascii="宋体" w:hAnsi="宋体" w:cs="宋体" w:hint="eastAsia"/>
                <w:lang w:eastAsia="zh-CN"/>
              </w:rPr>
              <w:t>2、</w:t>
            </w:r>
            <w:r w:rsidRPr="004D202E">
              <w:rPr>
                <w:rFonts w:ascii="宋体" w:hAnsi="宋体" w:cs="宋体" w:hint="eastAsia"/>
                <w:lang w:eastAsia="zh-CN"/>
              </w:rPr>
              <w:t>数据集目录：数据目录是平台对数据资产进行系统性分类的核心模块，旨在帮助用户通过清晰的树状结构，高效、有序地浏览和定位所需的数据集。</w:t>
            </w:r>
          </w:p>
          <w:p w14:paraId="5B2235FF" w14:textId="6897E6B4" w:rsidR="0068211B" w:rsidRPr="0068211B" w:rsidRDefault="0068211B" w:rsidP="0068211B">
            <w:pPr>
              <w:ind w:right="34"/>
              <w:rPr>
                <w:rFonts w:ascii="宋体" w:hAnsi="宋体" w:cs="宋体" w:hint="eastAsia"/>
                <w:lang w:eastAsia="zh-CN"/>
              </w:rPr>
            </w:pPr>
            <w:r>
              <w:rPr>
                <w:rFonts w:ascii="宋体" w:hAnsi="宋体" w:cs="宋体" w:hint="eastAsia"/>
                <w:lang w:eastAsia="zh-CN"/>
              </w:rPr>
              <w:t>3、</w:t>
            </w:r>
            <w:r w:rsidRPr="004D202E">
              <w:rPr>
                <w:rFonts w:ascii="宋体" w:hAnsi="宋体" w:cs="宋体" w:hint="eastAsia"/>
                <w:lang w:eastAsia="zh-CN"/>
              </w:rPr>
              <w:t>数据集详情与申请使用：通过结构化方式呈现数据集的核心元数据，包括规模、格式、标签、发布时间等信息，并通过样例预览、相似数据集推荐等内容帮助用户快速了解数据集的构成与适用场景。用户在</w:t>
            </w:r>
            <w:proofErr w:type="gramStart"/>
            <w:r w:rsidRPr="004D202E">
              <w:rPr>
                <w:rFonts w:ascii="宋体" w:hAnsi="宋体" w:cs="宋体" w:hint="eastAsia"/>
                <w:lang w:eastAsia="zh-CN"/>
              </w:rPr>
              <w:t>详情页可直接</w:t>
            </w:r>
            <w:proofErr w:type="gramEnd"/>
            <w:r w:rsidRPr="004D202E">
              <w:rPr>
                <w:rFonts w:ascii="宋体" w:hAnsi="宋体" w:cs="宋体" w:hint="eastAsia"/>
                <w:lang w:eastAsia="zh-CN"/>
              </w:rPr>
              <w:t>发起下载、共享或授权等使用申请，通过填写申请理由与使用期限提交审批。待管理员审核通过后，用户即可获得相应的数据访问权限，实现数据开放可用与权限管控的有效平衡。</w:t>
            </w:r>
          </w:p>
        </w:tc>
        <w:tc>
          <w:tcPr>
            <w:tcW w:w="567" w:type="dxa"/>
          </w:tcPr>
          <w:p w14:paraId="4A7E65B5" w14:textId="473D3240" w:rsidR="0068211B" w:rsidRDefault="002813FA" w:rsidP="0068211B">
            <w:pPr>
              <w:pStyle w:val="TableText"/>
              <w:ind w:right="0"/>
              <w:jc w:val="center"/>
              <w:rPr>
                <w:rStyle w:val="InstructionsChar"/>
                <w:rFonts w:cs="Arial"/>
                <w:i w:val="0"/>
                <w:color w:val="auto"/>
                <w:sz w:val="20"/>
                <w:szCs w:val="20"/>
                <w:lang w:eastAsia="zh-CN"/>
              </w:rPr>
            </w:pPr>
            <w:ins w:id="86" w:author="Liu,Tao (YFI,Liu Tao,Shanghai,CN)" w:date="2026-04-23T09:19:00Z" w16du:dateUtc="2026-04-23T01:19:00Z">
              <w:r>
                <w:rPr>
                  <w:rStyle w:val="InstructionsChar"/>
                  <w:rFonts w:cs="Arial" w:hint="eastAsia"/>
                  <w:i w:val="0"/>
                  <w:color w:val="auto"/>
                  <w:sz w:val="20"/>
                  <w:szCs w:val="20"/>
                  <w:lang w:eastAsia="zh-CN"/>
                </w:rPr>
                <w:t>Pr</w:t>
              </w:r>
            </w:ins>
          </w:p>
        </w:tc>
      </w:tr>
      <w:tr w:rsidR="008719A2" w14:paraId="106BCDC4" w14:textId="77777777">
        <w:trPr>
          <w:cantSplit/>
          <w:trHeight w:val="274"/>
        </w:trPr>
        <w:tc>
          <w:tcPr>
            <w:tcW w:w="1134" w:type="dxa"/>
          </w:tcPr>
          <w:p w14:paraId="62A49465" w14:textId="77777777" w:rsidR="008719A2" w:rsidRDefault="008719A2" w:rsidP="0068211B">
            <w:pPr>
              <w:pStyle w:val="2ndLevel"/>
              <w:rPr>
                <w:rStyle w:val="InstructionsChar"/>
                <w:i w:val="0"/>
                <w:color w:val="auto"/>
                <w:szCs w:val="20"/>
                <w:lang w:eastAsia="zh-CN"/>
              </w:rPr>
            </w:pPr>
          </w:p>
        </w:tc>
        <w:tc>
          <w:tcPr>
            <w:tcW w:w="3544" w:type="dxa"/>
          </w:tcPr>
          <w:p w14:paraId="5EDDE3D2" w14:textId="7CFFFE31" w:rsidR="008719A2" w:rsidRDefault="008719A2" w:rsidP="0068211B">
            <w:pPr>
              <w:pStyle w:val="TableText"/>
              <w:rPr>
                <w:rStyle w:val="InstructionsChar"/>
                <w:rFonts w:cs="Arial"/>
                <w:i w:val="0"/>
                <w:lang w:eastAsia="zh-CN"/>
              </w:rPr>
            </w:pPr>
            <w:r>
              <w:rPr>
                <w:rStyle w:val="InstructionsChar"/>
                <w:rFonts w:cs="Arial" w:hint="eastAsia"/>
                <w:i w:val="0"/>
                <w:lang w:eastAsia="zh-CN"/>
              </w:rPr>
              <w:t>平台管理</w:t>
            </w:r>
          </w:p>
        </w:tc>
        <w:tc>
          <w:tcPr>
            <w:tcW w:w="4921" w:type="dxa"/>
          </w:tcPr>
          <w:p w14:paraId="0179D62B" w14:textId="470777F6" w:rsidR="008719A2" w:rsidRDefault="00976BBD" w:rsidP="0068211B">
            <w:pPr>
              <w:ind w:right="34"/>
              <w:rPr>
                <w:rFonts w:ascii="宋体" w:hAnsi="宋体" w:cs="宋体" w:hint="eastAsia"/>
                <w:lang w:eastAsia="zh-CN"/>
              </w:rPr>
            </w:pPr>
            <w:r>
              <w:rPr>
                <w:rFonts w:ascii="宋体" w:hAnsi="宋体" w:cs="宋体" w:hint="eastAsia"/>
                <w:lang w:eastAsia="zh-CN"/>
              </w:rPr>
              <w:t>支持平台的全局配置和管理，</w:t>
            </w:r>
            <w:r w:rsidR="007D0EF7" w:rsidRPr="007D0EF7">
              <w:rPr>
                <w:rFonts w:ascii="宋体" w:hAnsi="宋体" w:cs="宋体" w:hint="eastAsia"/>
                <w:lang w:eastAsia="zh-CN"/>
              </w:rPr>
              <w:t>平台</w:t>
            </w:r>
            <w:proofErr w:type="gramStart"/>
            <w:r w:rsidR="007D0EF7" w:rsidRPr="007D0EF7">
              <w:rPr>
                <w:rFonts w:ascii="宋体" w:hAnsi="宋体" w:cs="宋体" w:hint="eastAsia"/>
                <w:lang w:eastAsia="zh-CN"/>
              </w:rPr>
              <w:t>需支持</w:t>
            </w:r>
            <w:proofErr w:type="gramEnd"/>
            <w:r w:rsidR="007D0EF7" w:rsidRPr="007D0EF7">
              <w:rPr>
                <w:rFonts w:ascii="宋体" w:hAnsi="宋体" w:cs="宋体" w:hint="eastAsia"/>
                <w:lang w:eastAsia="zh-CN"/>
              </w:rPr>
              <w:t>与企业现有的身份认证系统进行集成</w:t>
            </w:r>
            <w:r w:rsidR="007D0EF7">
              <w:rPr>
                <w:rFonts w:ascii="宋体" w:hAnsi="宋体" w:cs="宋体" w:hint="eastAsia"/>
                <w:lang w:eastAsia="zh-CN"/>
              </w:rPr>
              <w:t>，平台支持</w:t>
            </w:r>
            <w:r w:rsidR="007D0EF7" w:rsidRPr="007D0EF7">
              <w:rPr>
                <w:rFonts w:ascii="宋体" w:hAnsi="宋体" w:cs="宋体" w:hint="eastAsia"/>
                <w:lang w:eastAsia="zh-CN"/>
              </w:rPr>
              <w:t>内置基于角色（RBAC）和基于属性（ABAC）的混合权限模型，</w:t>
            </w:r>
            <w:r w:rsidR="007E048C" w:rsidRPr="007E048C">
              <w:rPr>
                <w:rFonts w:ascii="宋体" w:hAnsi="宋体" w:cs="宋体" w:hint="eastAsia"/>
                <w:lang w:eastAsia="zh-CN"/>
              </w:rPr>
              <w:t>遵循最小权限原则</w:t>
            </w:r>
            <w:r w:rsidR="007E048C">
              <w:rPr>
                <w:rFonts w:ascii="宋体" w:hAnsi="宋体" w:cs="宋体" w:hint="eastAsia"/>
                <w:lang w:eastAsia="zh-CN"/>
              </w:rPr>
              <w:t>，</w:t>
            </w:r>
            <w:r w:rsidR="007D0EF7" w:rsidRPr="007D0EF7">
              <w:rPr>
                <w:rFonts w:ascii="宋体" w:hAnsi="宋体" w:cs="宋体" w:hint="eastAsia"/>
                <w:lang w:eastAsia="zh-CN"/>
              </w:rPr>
              <w:t>以满足不同层级的管理需求</w:t>
            </w:r>
            <w:r w:rsidR="007D0EF7">
              <w:rPr>
                <w:rFonts w:ascii="宋体" w:hAnsi="宋体" w:cs="宋体" w:hint="eastAsia"/>
                <w:lang w:eastAsia="zh-CN"/>
              </w:rPr>
              <w:t>，平台支持建立集团-BU-项目的多级层级结构。</w:t>
            </w:r>
            <w:r w:rsidR="00F06392" w:rsidRPr="00F06392">
              <w:rPr>
                <w:rFonts w:ascii="宋体" w:hAnsi="宋体" w:cs="宋体" w:hint="eastAsia"/>
                <w:lang w:eastAsia="zh-CN"/>
              </w:rPr>
              <w:t>展示平台所有的数据集、模型、资源。任务的统计信息，以及各模块任务的分布情况和各类资源的使用剩余情况</w:t>
            </w:r>
            <w:r w:rsidR="00F06392">
              <w:rPr>
                <w:rFonts w:ascii="宋体" w:hAnsi="宋体" w:cs="宋体" w:hint="eastAsia"/>
                <w:lang w:eastAsia="zh-CN"/>
              </w:rPr>
              <w:t>，</w:t>
            </w:r>
            <w:r w:rsidR="00F06392" w:rsidRPr="00F06392">
              <w:rPr>
                <w:rFonts w:ascii="宋体" w:hAnsi="宋体" w:cs="宋体" w:hint="eastAsia"/>
                <w:lang w:eastAsia="zh-CN"/>
              </w:rPr>
              <w:t>展示平台的平台使用流程以及用户所在团队下资源使用情况和平台热门微调模型</w:t>
            </w:r>
            <w:r w:rsidR="00F06392">
              <w:rPr>
                <w:rFonts w:ascii="宋体" w:hAnsi="宋体" w:cs="宋体" w:hint="eastAsia"/>
                <w:lang w:eastAsia="zh-CN"/>
              </w:rPr>
              <w:t>，</w:t>
            </w:r>
            <w:r w:rsidR="00F06392" w:rsidRPr="00F06392">
              <w:rPr>
                <w:rFonts w:ascii="宋体" w:hAnsi="宋体" w:cs="宋体" w:hint="eastAsia"/>
                <w:lang w:eastAsia="zh-CN"/>
              </w:rPr>
              <w:t>提供用户管理功能</w:t>
            </w:r>
            <w:r w:rsidR="00F06392">
              <w:rPr>
                <w:rFonts w:ascii="宋体" w:hAnsi="宋体" w:cs="宋体" w:hint="eastAsia"/>
                <w:lang w:eastAsia="zh-CN"/>
              </w:rPr>
              <w:t>，</w:t>
            </w:r>
            <w:r w:rsidR="00F06392" w:rsidRPr="00F06392">
              <w:rPr>
                <w:rFonts w:ascii="宋体" w:hAnsi="宋体" w:cs="宋体" w:hint="eastAsia"/>
                <w:lang w:eastAsia="zh-CN"/>
              </w:rPr>
              <w:t>提供用户</w:t>
            </w:r>
            <w:r w:rsidR="00E262F1">
              <w:rPr>
                <w:rFonts w:ascii="宋体" w:hAnsi="宋体" w:cs="宋体" w:hint="eastAsia"/>
                <w:lang w:eastAsia="zh-CN"/>
              </w:rPr>
              <w:t>数据集管理、</w:t>
            </w:r>
            <w:proofErr w:type="gramStart"/>
            <w:r w:rsidR="00F06392" w:rsidRPr="00F06392">
              <w:rPr>
                <w:rFonts w:ascii="宋体" w:hAnsi="宋体" w:cs="宋体" w:hint="eastAsia"/>
                <w:lang w:eastAsia="zh-CN"/>
              </w:rPr>
              <w:t>训推模块</w:t>
            </w:r>
            <w:proofErr w:type="gramEnd"/>
            <w:r w:rsidR="00F06392" w:rsidRPr="00F06392">
              <w:rPr>
                <w:rFonts w:ascii="宋体" w:hAnsi="宋体" w:cs="宋体" w:hint="eastAsia"/>
                <w:lang w:eastAsia="zh-CN"/>
              </w:rPr>
              <w:t>进行</w:t>
            </w:r>
            <w:proofErr w:type="gramStart"/>
            <w:r w:rsidR="00F06392" w:rsidRPr="00F06392">
              <w:rPr>
                <w:rFonts w:ascii="宋体" w:hAnsi="宋体" w:cs="宋体" w:hint="eastAsia"/>
                <w:lang w:eastAsia="zh-CN"/>
              </w:rPr>
              <w:t>增删改查的</w:t>
            </w:r>
            <w:proofErr w:type="gramEnd"/>
            <w:r w:rsidR="00F06392" w:rsidRPr="00F06392">
              <w:rPr>
                <w:rFonts w:ascii="宋体" w:hAnsi="宋体" w:cs="宋体" w:hint="eastAsia"/>
                <w:lang w:eastAsia="zh-CN"/>
              </w:rPr>
              <w:t>所有操作记录，支持用户对操作进行溯源。支持对平台有的标注场景进行示例图片的更换以及场景的上下架</w:t>
            </w:r>
            <w:r w:rsidR="00F06392">
              <w:rPr>
                <w:rFonts w:ascii="宋体" w:hAnsi="宋体" w:cs="宋体" w:hint="eastAsia"/>
                <w:lang w:eastAsia="zh-CN"/>
              </w:rPr>
              <w:t>，</w:t>
            </w:r>
            <w:r w:rsidR="00F06392" w:rsidRPr="00F06392">
              <w:rPr>
                <w:rFonts w:ascii="宋体" w:hAnsi="宋体" w:cs="宋体" w:hint="eastAsia"/>
                <w:lang w:eastAsia="zh-CN"/>
              </w:rPr>
              <w:t>支持对平台数据资产是否展示、是否开启数据集下载、数据集回收时间、上传数据</w:t>
            </w:r>
            <w:proofErr w:type="gramStart"/>
            <w:r w:rsidR="00F06392" w:rsidRPr="00F06392">
              <w:rPr>
                <w:rFonts w:ascii="宋体" w:hAnsi="宋体" w:cs="宋体" w:hint="eastAsia"/>
                <w:lang w:eastAsia="zh-CN"/>
              </w:rPr>
              <w:t>集大小</w:t>
            </w:r>
            <w:proofErr w:type="gramEnd"/>
            <w:r w:rsidR="00F06392" w:rsidRPr="00F06392">
              <w:rPr>
                <w:rFonts w:ascii="宋体" w:hAnsi="宋体" w:cs="宋体" w:hint="eastAsia"/>
                <w:lang w:eastAsia="zh-CN"/>
              </w:rPr>
              <w:t>限制、数据下载大小限制、是否开启评测数据集下载、标注支持的最大样本数、标注数据单文件大小限制</w:t>
            </w:r>
            <w:r w:rsidR="00CC159F">
              <w:rPr>
                <w:rFonts w:ascii="宋体" w:hAnsi="宋体" w:cs="宋体" w:hint="eastAsia"/>
                <w:lang w:eastAsia="zh-CN"/>
              </w:rPr>
              <w:t>。</w:t>
            </w:r>
          </w:p>
        </w:tc>
        <w:tc>
          <w:tcPr>
            <w:tcW w:w="567" w:type="dxa"/>
          </w:tcPr>
          <w:p w14:paraId="3A19F228" w14:textId="049E8067" w:rsidR="008719A2" w:rsidRDefault="002813FA" w:rsidP="0068211B">
            <w:pPr>
              <w:pStyle w:val="TableText"/>
              <w:ind w:right="0"/>
              <w:jc w:val="center"/>
              <w:rPr>
                <w:rStyle w:val="InstructionsChar"/>
                <w:rFonts w:cs="Arial"/>
                <w:i w:val="0"/>
                <w:color w:val="auto"/>
                <w:sz w:val="20"/>
                <w:szCs w:val="20"/>
                <w:lang w:eastAsia="zh-CN"/>
              </w:rPr>
            </w:pPr>
            <w:ins w:id="87" w:author="Liu,Tao (YFI,Liu Tao,Shanghai,CN)" w:date="2026-04-23T09:19:00Z" w16du:dateUtc="2026-04-23T01:19:00Z">
              <w:r>
                <w:rPr>
                  <w:rStyle w:val="InstructionsChar"/>
                  <w:rFonts w:cs="Arial" w:hint="eastAsia"/>
                  <w:i w:val="0"/>
                  <w:color w:val="auto"/>
                  <w:sz w:val="20"/>
                  <w:szCs w:val="20"/>
                  <w:lang w:eastAsia="zh-CN"/>
                </w:rPr>
                <w:t>Pr</w:t>
              </w:r>
            </w:ins>
          </w:p>
        </w:tc>
      </w:tr>
      <w:tr w:rsidR="00F06392" w14:paraId="70931943" w14:textId="77777777">
        <w:trPr>
          <w:cantSplit/>
          <w:trHeight w:val="274"/>
        </w:trPr>
        <w:tc>
          <w:tcPr>
            <w:tcW w:w="1134" w:type="dxa"/>
          </w:tcPr>
          <w:p w14:paraId="491EA97E" w14:textId="77777777" w:rsidR="00F06392" w:rsidRDefault="00F06392" w:rsidP="0068211B">
            <w:pPr>
              <w:pStyle w:val="2ndLevel"/>
              <w:rPr>
                <w:rStyle w:val="InstructionsChar"/>
                <w:i w:val="0"/>
                <w:color w:val="auto"/>
                <w:szCs w:val="20"/>
                <w:lang w:eastAsia="zh-CN"/>
              </w:rPr>
            </w:pPr>
          </w:p>
        </w:tc>
        <w:tc>
          <w:tcPr>
            <w:tcW w:w="3544" w:type="dxa"/>
          </w:tcPr>
          <w:p w14:paraId="385915C0" w14:textId="1B7771EC" w:rsidR="00F06392" w:rsidRDefault="00F06392" w:rsidP="0068211B">
            <w:pPr>
              <w:pStyle w:val="TableText"/>
              <w:rPr>
                <w:rStyle w:val="InstructionsChar"/>
                <w:rFonts w:cs="Arial"/>
                <w:i w:val="0"/>
                <w:lang w:eastAsia="zh-CN"/>
              </w:rPr>
            </w:pPr>
            <w:r>
              <w:rPr>
                <w:rStyle w:val="InstructionsChar"/>
                <w:rFonts w:cs="Arial" w:hint="eastAsia"/>
                <w:i w:val="0"/>
                <w:lang w:eastAsia="zh-CN"/>
              </w:rPr>
              <w:t>资源管理</w:t>
            </w:r>
          </w:p>
        </w:tc>
        <w:tc>
          <w:tcPr>
            <w:tcW w:w="4921" w:type="dxa"/>
          </w:tcPr>
          <w:p w14:paraId="571FC953" w14:textId="77777777" w:rsidR="002472CB" w:rsidRDefault="003475FC" w:rsidP="0068211B">
            <w:pPr>
              <w:ind w:right="34"/>
              <w:rPr>
                <w:ins w:id="88" w:author="Liu,Tao (YFI,Liu Tao,Shanghai,CN)" w:date="2026-04-23T13:34:00Z" w16du:dateUtc="2026-04-23T05:34:00Z"/>
                <w:rFonts w:ascii="宋体" w:hAnsi="宋体" w:cs="宋体" w:hint="eastAsia"/>
                <w:lang w:eastAsia="zh-CN"/>
              </w:rPr>
            </w:pPr>
            <w:r w:rsidRPr="003475FC">
              <w:rPr>
                <w:rFonts w:ascii="宋体" w:hAnsi="宋体" w:cs="宋体" w:hint="eastAsia"/>
                <w:lang w:eastAsia="zh-CN"/>
              </w:rPr>
              <w:t>机器资源监控</w:t>
            </w:r>
            <w:r>
              <w:rPr>
                <w:rFonts w:ascii="宋体" w:hAnsi="宋体" w:cs="宋体" w:hint="eastAsia"/>
                <w:lang w:eastAsia="zh-CN"/>
              </w:rPr>
              <w:t>：</w:t>
            </w:r>
            <w:r w:rsidRPr="003475FC">
              <w:rPr>
                <w:rFonts w:ascii="宋体" w:hAnsi="宋体" w:cs="宋体" w:hint="eastAsia"/>
                <w:lang w:eastAsia="zh-CN"/>
              </w:rPr>
              <w:t>提供对硬件资源统一管理功能，包括CPU\GPU\NPU\内存的纳管</w:t>
            </w:r>
            <w:r>
              <w:rPr>
                <w:rFonts w:ascii="宋体" w:hAnsi="宋体" w:cs="宋体" w:hint="eastAsia"/>
                <w:lang w:eastAsia="zh-CN"/>
              </w:rPr>
              <w:t>，</w:t>
            </w:r>
            <w:r w:rsidRPr="003475FC">
              <w:rPr>
                <w:rFonts w:ascii="宋体" w:hAnsi="宋体" w:cs="宋体" w:hint="eastAsia"/>
                <w:lang w:eastAsia="zh-CN"/>
              </w:rPr>
              <w:t>提供对硬件资源统一调度功能</w:t>
            </w:r>
            <w:r>
              <w:rPr>
                <w:rFonts w:ascii="宋体" w:hAnsi="宋体" w:cs="宋体" w:hint="eastAsia"/>
                <w:lang w:eastAsia="zh-CN"/>
              </w:rPr>
              <w:t>，</w:t>
            </w:r>
            <w:r w:rsidRPr="003475FC">
              <w:rPr>
                <w:rFonts w:ascii="宋体" w:hAnsi="宋体" w:cs="宋体" w:hint="eastAsia"/>
                <w:lang w:eastAsia="zh-CN"/>
              </w:rPr>
              <w:t>集群管理</w:t>
            </w:r>
            <w:r>
              <w:rPr>
                <w:rFonts w:ascii="宋体" w:hAnsi="宋体" w:cs="宋体" w:hint="eastAsia"/>
                <w:lang w:eastAsia="zh-CN"/>
              </w:rPr>
              <w:t>：</w:t>
            </w:r>
            <w:r w:rsidRPr="003475FC">
              <w:rPr>
                <w:rFonts w:ascii="宋体" w:hAnsi="宋体" w:cs="宋体" w:hint="eastAsia"/>
                <w:lang w:eastAsia="zh-CN"/>
              </w:rPr>
              <w:t>提供对集群资源使用的统一监控纳管的功能，可查看资源总量、分配情况、使用情况，支持查看集群下机器节点的数量以及每个机器节点资源的情况，并支持调度条件的配置</w:t>
            </w:r>
            <w:r>
              <w:rPr>
                <w:rFonts w:ascii="宋体" w:hAnsi="宋体" w:cs="宋体" w:hint="eastAsia"/>
                <w:lang w:eastAsia="zh-CN"/>
              </w:rPr>
              <w:t>，</w:t>
            </w:r>
          </w:p>
          <w:p w14:paraId="43D489A2" w14:textId="77777777" w:rsidR="002472CB" w:rsidRDefault="007B1478" w:rsidP="0068211B">
            <w:pPr>
              <w:ind w:right="34"/>
              <w:rPr>
                <w:ins w:id="89" w:author="Liu,Tao (YFI,Liu Tao,Shanghai,CN)" w:date="2026-04-23T13:34:00Z" w16du:dateUtc="2026-04-23T05:34:00Z"/>
                <w:rFonts w:ascii="宋体" w:hAnsi="宋体" w:cs="宋体" w:hint="eastAsia"/>
                <w:lang w:eastAsia="zh-CN"/>
              </w:rPr>
            </w:pPr>
            <w:r w:rsidRPr="007B1478">
              <w:rPr>
                <w:rFonts w:ascii="宋体" w:hAnsi="宋体" w:cs="宋体" w:hint="eastAsia"/>
                <w:lang w:eastAsia="zh-CN"/>
              </w:rPr>
              <w:t>资源池管理</w:t>
            </w:r>
            <w:r>
              <w:rPr>
                <w:rFonts w:ascii="宋体" w:hAnsi="宋体" w:cs="宋体" w:hint="eastAsia"/>
                <w:lang w:eastAsia="zh-CN"/>
              </w:rPr>
              <w:t>：</w:t>
            </w:r>
            <w:r w:rsidR="003475FC" w:rsidRPr="003475FC">
              <w:rPr>
                <w:rFonts w:ascii="宋体" w:hAnsi="宋体" w:cs="宋体" w:hint="eastAsia"/>
                <w:lang w:eastAsia="zh-CN"/>
              </w:rPr>
              <w:t>平台提供资源池化管理功能，可按使用场景配置独占或共享策略。支持为特定任务创建专属物理隔离资源池，管理员可基于业务需求构建多级隔离架构，实现资源的精细化切割与场景化部署。提供节点分配和配额分配两种资源分配模式，并支持对资源池使用情况进行实时监控。</w:t>
            </w:r>
          </w:p>
          <w:p w14:paraId="3C1A1E5C" w14:textId="77777777" w:rsidR="002472CB" w:rsidRDefault="00016B8A" w:rsidP="0068211B">
            <w:pPr>
              <w:ind w:right="34"/>
              <w:rPr>
                <w:ins w:id="90" w:author="Liu,Tao (YFI,Liu Tao,Shanghai,CN)" w:date="2026-04-23T13:34:00Z" w16du:dateUtc="2026-04-23T05:34:00Z"/>
                <w:rFonts w:ascii="宋体" w:hAnsi="宋体" w:cs="宋体" w:hint="eastAsia"/>
                <w:lang w:eastAsia="zh-CN"/>
              </w:rPr>
            </w:pPr>
            <w:r w:rsidRPr="00016B8A">
              <w:rPr>
                <w:rFonts w:ascii="宋体" w:hAnsi="宋体" w:cs="宋体" w:hint="eastAsia"/>
                <w:lang w:eastAsia="zh-CN"/>
              </w:rPr>
              <w:t>AI芯片管理</w:t>
            </w:r>
            <w:r>
              <w:rPr>
                <w:rFonts w:ascii="宋体" w:hAnsi="宋体" w:cs="宋体" w:hint="eastAsia"/>
                <w:lang w:eastAsia="zh-CN"/>
              </w:rPr>
              <w:t>：</w:t>
            </w:r>
            <w:r w:rsidRPr="00016B8A">
              <w:rPr>
                <w:rFonts w:ascii="宋体" w:hAnsi="宋体" w:cs="宋体" w:hint="eastAsia"/>
                <w:lang w:eastAsia="zh-CN"/>
              </w:rPr>
              <w:t>提供平台的GPU芯片的管理能力，并管理平台环境支持的芯片，可自定义芯片在平台展示的名字，以及芯片在平台的调度策略</w:t>
            </w:r>
            <w:r>
              <w:rPr>
                <w:rFonts w:ascii="宋体" w:hAnsi="宋体" w:cs="宋体" w:hint="eastAsia"/>
                <w:lang w:eastAsia="zh-CN"/>
              </w:rPr>
              <w:t>；</w:t>
            </w:r>
          </w:p>
          <w:p w14:paraId="4CA42B75" w14:textId="656DB087" w:rsidR="00F06392" w:rsidRPr="00F06392" w:rsidRDefault="00016B8A" w:rsidP="0068211B">
            <w:pPr>
              <w:ind w:right="34"/>
              <w:rPr>
                <w:rFonts w:ascii="宋体" w:hAnsi="宋体" w:cs="宋体" w:hint="eastAsia"/>
                <w:lang w:eastAsia="zh-CN"/>
              </w:rPr>
            </w:pPr>
            <w:r w:rsidRPr="00016B8A">
              <w:rPr>
                <w:rFonts w:ascii="宋体" w:hAnsi="宋体" w:cs="宋体" w:hint="eastAsia"/>
                <w:lang w:eastAsia="zh-CN"/>
              </w:rPr>
              <w:t>资源池资源监控</w:t>
            </w:r>
            <w:r>
              <w:rPr>
                <w:rFonts w:ascii="宋体" w:hAnsi="宋体" w:cs="宋体" w:hint="eastAsia"/>
                <w:lang w:eastAsia="zh-CN"/>
              </w:rPr>
              <w:t>：</w:t>
            </w:r>
            <w:r w:rsidRPr="00016B8A">
              <w:rPr>
                <w:rFonts w:ascii="宋体" w:hAnsi="宋体" w:cs="宋体" w:hint="eastAsia"/>
                <w:lang w:eastAsia="zh-CN"/>
              </w:rPr>
              <w:t>提供资源池监控，覆盖CPU、内存、GPU、及NPU等资源，实时监控资源请求量和分配量等关键指标，提供历史数据回溯</w:t>
            </w:r>
            <w:r w:rsidR="007014E9">
              <w:rPr>
                <w:rFonts w:ascii="宋体" w:hAnsi="宋体" w:cs="宋体" w:hint="eastAsia"/>
                <w:lang w:eastAsia="zh-CN"/>
              </w:rPr>
              <w:t>。</w:t>
            </w:r>
          </w:p>
        </w:tc>
        <w:tc>
          <w:tcPr>
            <w:tcW w:w="567" w:type="dxa"/>
          </w:tcPr>
          <w:p w14:paraId="512416FF" w14:textId="4BD44AF5" w:rsidR="00F06392" w:rsidRDefault="002813FA" w:rsidP="0068211B">
            <w:pPr>
              <w:pStyle w:val="TableText"/>
              <w:ind w:right="0"/>
              <w:jc w:val="center"/>
              <w:rPr>
                <w:rStyle w:val="InstructionsChar"/>
                <w:rFonts w:cs="Arial"/>
                <w:i w:val="0"/>
                <w:color w:val="auto"/>
                <w:sz w:val="20"/>
                <w:szCs w:val="20"/>
                <w:lang w:eastAsia="zh-CN"/>
              </w:rPr>
            </w:pPr>
            <w:ins w:id="91" w:author="Liu,Tao (YFI,Liu Tao,Shanghai,CN)" w:date="2026-04-23T09:19:00Z" w16du:dateUtc="2026-04-23T01:19:00Z">
              <w:r>
                <w:rPr>
                  <w:rStyle w:val="InstructionsChar"/>
                  <w:rFonts w:cs="Arial" w:hint="eastAsia"/>
                  <w:i w:val="0"/>
                  <w:color w:val="auto"/>
                  <w:sz w:val="20"/>
                  <w:szCs w:val="20"/>
                  <w:lang w:eastAsia="zh-CN"/>
                </w:rPr>
                <w:t>Pr</w:t>
              </w:r>
            </w:ins>
          </w:p>
        </w:tc>
      </w:tr>
      <w:tr w:rsidR="00CE476C" w14:paraId="701CA8E1" w14:textId="77777777">
        <w:trPr>
          <w:cantSplit/>
          <w:trHeight w:val="274"/>
        </w:trPr>
        <w:tc>
          <w:tcPr>
            <w:tcW w:w="1134" w:type="dxa"/>
          </w:tcPr>
          <w:p w14:paraId="5ACE3630" w14:textId="77777777" w:rsidR="00CE476C" w:rsidRDefault="00CE476C" w:rsidP="0068211B">
            <w:pPr>
              <w:pStyle w:val="2ndLevel"/>
              <w:rPr>
                <w:rStyle w:val="InstructionsChar"/>
                <w:i w:val="0"/>
                <w:color w:val="auto"/>
                <w:szCs w:val="20"/>
                <w:lang w:eastAsia="zh-CN"/>
              </w:rPr>
            </w:pPr>
          </w:p>
        </w:tc>
        <w:tc>
          <w:tcPr>
            <w:tcW w:w="3544" w:type="dxa"/>
          </w:tcPr>
          <w:p w14:paraId="3401ABD3" w14:textId="2FE199BD" w:rsidR="00CE476C" w:rsidRDefault="00CE476C" w:rsidP="0068211B">
            <w:pPr>
              <w:pStyle w:val="TableText"/>
              <w:rPr>
                <w:rStyle w:val="InstructionsChar"/>
                <w:rFonts w:cs="Arial"/>
                <w:i w:val="0"/>
                <w:lang w:eastAsia="zh-CN"/>
              </w:rPr>
            </w:pPr>
            <w:r>
              <w:rPr>
                <w:rStyle w:val="InstructionsChar"/>
                <w:rFonts w:cs="Arial" w:hint="eastAsia"/>
                <w:i w:val="0"/>
                <w:lang w:eastAsia="zh-CN"/>
              </w:rPr>
              <w:t>存储中心管理</w:t>
            </w:r>
          </w:p>
        </w:tc>
        <w:tc>
          <w:tcPr>
            <w:tcW w:w="4921" w:type="dxa"/>
          </w:tcPr>
          <w:p w14:paraId="0BF96DC5" w14:textId="77777777" w:rsidR="006F43CA" w:rsidRDefault="003B57B3" w:rsidP="0068211B">
            <w:pPr>
              <w:ind w:right="34"/>
              <w:rPr>
                <w:ins w:id="92" w:author="Liu,Tao (YFI,Liu Tao,Shanghai,CN)" w:date="2026-04-23T08:55:00Z" w16du:dateUtc="2026-04-23T00:55:00Z"/>
                <w:rFonts w:ascii="宋体" w:hAnsi="宋体" w:cs="宋体" w:hint="eastAsia"/>
                <w:lang w:eastAsia="zh-CN"/>
              </w:rPr>
            </w:pPr>
            <w:r w:rsidRPr="003B57B3">
              <w:rPr>
                <w:rFonts w:ascii="宋体" w:hAnsi="宋体" w:cs="宋体" w:hint="eastAsia"/>
                <w:lang w:eastAsia="zh-CN"/>
              </w:rPr>
              <w:t>存储池管理</w:t>
            </w:r>
            <w:r>
              <w:rPr>
                <w:rFonts w:ascii="宋体" w:hAnsi="宋体" w:cs="宋体" w:hint="eastAsia"/>
                <w:lang w:eastAsia="zh-CN"/>
              </w:rPr>
              <w:t>：</w:t>
            </w:r>
            <w:r w:rsidR="00BE390B" w:rsidRPr="00BE390B">
              <w:rPr>
                <w:rFonts w:ascii="宋体" w:hAnsi="宋体" w:cs="宋体" w:hint="eastAsia"/>
                <w:lang w:eastAsia="zh-CN"/>
              </w:rPr>
              <w:t>支持接入存储池，并对接入的存储池管理</w:t>
            </w:r>
            <w:r w:rsidR="00BE390B">
              <w:rPr>
                <w:rFonts w:ascii="宋体" w:hAnsi="宋体" w:cs="宋体" w:hint="eastAsia"/>
                <w:lang w:eastAsia="zh-CN"/>
              </w:rPr>
              <w:t>，</w:t>
            </w:r>
          </w:p>
          <w:p w14:paraId="58482F9E" w14:textId="77777777" w:rsidR="006F43CA" w:rsidRDefault="00BE390B" w:rsidP="0068211B">
            <w:pPr>
              <w:ind w:right="34"/>
              <w:rPr>
                <w:ins w:id="93" w:author="Liu,Tao (YFI,Liu Tao,Shanghai,CN)" w:date="2026-04-23T08:55:00Z" w16du:dateUtc="2026-04-23T00:55:00Z"/>
                <w:rFonts w:ascii="宋体" w:hAnsi="宋体" w:cs="宋体" w:hint="eastAsia"/>
                <w:lang w:eastAsia="zh-CN"/>
              </w:rPr>
            </w:pPr>
            <w:r w:rsidRPr="00BE390B">
              <w:rPr>
                <w:rFonts w:ascii="宋体" w:hAnsi="宋体" w:cs="宋体" w:hint="eastAsia"/>
                <w:lang w:eastAsia="zh-CN"/>
              </w:rPr>
              <w:t>元数据管理</w:t>
            </w:r>
            <w:r>
              <w:rPr>
                <w:rFonts w:ascii="宋体" w:hAnsi="宋体" w:cs="宋体" w:hint="eastAsia"/>
                <w:lang w:eastAsia="zh-CN"/>
              </w:rPr>
              <w:t>：</w:t>
            </w:r>
            <w:r w:rsidRPr="00BE390B">
              <w:rPr>
                <w:rFonts w:ascii="宋体" w:hAnsi="宋体" w:cs="宋体" w:hint="eastAsia"/>
                <w:lang w:eastAsia="zh-CN"/>
              </w:rPr>
              <w:t>支持记录并统计模型训练和推理任务中的过程指标（如资源使用、性能日志等），用于监控、分析和优化任务执行</w:t>
            </w:r>
            <w:r>
              <w:rPr>
                <w:rFonts w:ascii="宋体" w:hAnsi="宋体" w:cs="宋体" w:hint="eastAsia"/>
                <w:lang w:eastAsia="zh-CN"/>
              </w:rPr>
              <w:t>，</w:t>
            </w:r>
            <w:r w:rsidRPr="00BE390B">
              <w:rPr>
                <w:rFonts w:ascii="宋体" w:hAnsi="宋体" w:cs="宋体" w:hint="eastAsia"/>
                <w:lang w:eastAsia="zh-CN"/>
              </w:rPr>
              <w:t>支持显示</w:t>
            </w:r>
            <w:r>
              <w:rPr>
                <w:rFonts w:ascii="宋体" w:hAnsi="宋体" w:cs="宋体" w:hint="eastAsia"/>
                <w:lang w:eastAsia="zh-CN"/>
              </w:rPr>
              <w:t>各</w:t>
            </w:r>
            <w:r w:rsidRPr="00BE390B">
              <w:rPr>
                <w:rFonts w:ascii="宋体" w:hAnsi="宋体" w:cs="宋体" w:hint="eastAsia"/>
                <w:lang w:eastAsia="zh-CN"/>
              </w:rPr>
              <w:t>团队下的用户存储池的分配情况</w:t>
            </w:r>
            <w:r w:rsidR="001E57B5">
              <w:rPr>
                <w:rFonts w:ascii="宋体" w:hAnsi="宋体" w:cs="宋体" w:hint="eastAsia"/>
                <w:lang w:eastAsia="zh-CN"/>
              </w:rPr>
              <w:t>，</w:t>
            </w:r>
            <w:r w:rsidR="001E57B5" w:rsidRPr="001E57B5">
              <w:rPr>
                <w:rFonts w:ascii="宋体" w:hAnsi="宋体" w:cs="宋体" w:hint="eastAsia"/>
                <w:lang w:eastAsia="zh-CN"/>
              </w:rPr>
              <w:t>支持显示冷热数据迁移的记录，可查看数据在2个</w:t>
            </w:r>
            <w:proofErr w:type="gramStart"/>
            <w:r w:rsidR="001E57B5" w:rsidRPr="001E57B5">
              <w:rPr>
                <w:rFonts w:ascii="宋体" w:hAnsi="宋体" w:cs="宋体" w:hint="eastAsia"/>
                <w:lang w:eastAsia="zh-CN"/>
              </w:rPr>
              <w:t>存储池间迁移</w:t>
            </w:r>
            <w:proofErr w:type="gramEnd"/>
            <w:r w:rsidR="001E57B5" w:rsidRPr="001E57B5">
              <w:rPr>
                <w:rFonts w:ascii="宋体" w:hAnsi="宋体" w:cs="宋体" w:hint="eastAsia"/>
                <w:lang w:eastAsia="zh-CN"/>
              </w:rPr>
              <w:t>的记录</w:t>
            </w:r>
            <w:r w:rsidR="001E57B5">
              <w:rPr>
                <w:rFonts w:ascii="宋体" w:hAnsi="宋体" w:cs="宋体" w:hint="eastAsia"/>
                <w:lang w:eastAsia="zh-CN"/>
              </w:rPr>
              <w:t>，</w:t>
            </w:r>
          </w:p>
          <w:p w14:paraId="3F299611" w14:textId="3FB6863A" w:rsidR="00CE476C" w:rsidRPr="003475FC" w:rsidRDefault="001E57B5" w:rsidP="0068211B">
            <w:pPr>
              <w:ind w:right="34"/>
              <w:rPr>
                <w:rFonts w:ascii="宋体" w:hAnsi="宋体" w:cs="宋体" w:hint="eastAsia"/>
                <w:lang w:eastAsia="zh-CN"/>
              </w:rPr>
            </w:pPr>
            <w:r w:rsidRPr="001E57B5">
              <w:rPr>
                <w:rFonts w:ascii="宋体" w:hAnsi="宋体" w:cs="宋体" w:hint="eastAsia"/>
                <w:lang w:eastAsia="zh-CN"/>
              </w:rPr>
              <w:t>数据概览</w:t>
            </w:r>
            <w:r>
              <w:rPr>
                <w:rFonts w:ascii="宋体" w:hAnsi="宋体" w:cs="宋体" w:hint="eastAsia"/>
                <w:lang w:eastAsia="zh-CN"/>
              </w:rPr>
              <w:t>：</w:t>
            </w:r>
            <w:r w:rsidR="00DD3D1C" w:rsidRPr="00DD3D1C">
              <w:rPr>
                <w:rFonts w:ascii="宋体" w:hAnsi="宋体" w:cs="宋体" w:hint="eastAsia"/>
                <w:lang w:eastAsia="zh-CN"/>
              </w:rPr>
              <w:t>支持显示全部用户的存储池分配、使用情况</w:t>
            </w:r>
          </w:p>
        </w:tc>
        <w:tc>
          <w:tcPr>
            <w:tcW w:w="567" w:type="dxa"/>
          </w:tcPr>
          <w:p w14:paraId="396EF0E7" w14:textId="24CE404A" w:rsidR="00CE476C" w:rsidRDefault="002813FA" w:rsidP="0068211B">
            <w:pPr>
              <w:pStyle w:val="TableText"/>
              <w:ind w:right="0"/>
              <w:jc w:val="center"/>
              <w:rPr>
                <w:rStyle w:val="InstructionsChar"/>
                <w:rFonts w:cs="Arial"/>
                <w:i w:val="0"/>
                <w:color w:val="auto"/>
                <w:sz w:val="20"/>
                <w:szCs w:val="20"/>
                <w:lang w:eastAsia="zh-CN"/>
              </w:rPr>
            </w:pPr>
            <w:ins w:id="94" w:author="Liu,Tao (YFI,Liu Tao,Shanghai,CN)" w:date="2026-04-23T09:19:00Z" w16du:dateUtc="2026-04-23T01:19:00Z">
              <w:r>
                <w:rPr>
                  <w:rStyle w:val="InstructionsChar"/>
                  <w:rFonts w:cs="Arial" w:hint="eastAsia"/>
                  <w:i w:val="0"/>
                  <w:color w:val="auto"/>
                  <w:sz w:val="20"/>
                  <w:szCs w:val="20"/>
                  <w:lang w:eastAsia="zh-CN"/>
                </w:rPr>
                <w:t>Pr</w:t>
              </w:r>
            </w:ins>
          </w:p>
        </w:tc>
      </w:tr>
      <w:tr w:rsidR="00983A4D" w14:paraId="11CCCD52" w14:textId="77777777">
        <w:trPr>
          <w:cantSplit/>
          <w:trHeight w:val="274"/>
        </w:trPr>
        <w:tc>
          <w:tcPr>
            <w:tcW w:w="1134" w:type="dxa"/>
          </w:tcPr>
          <w:p w14:paraId="40AD61C2" w14:textId="77777777" w:rsidR="00983A4D" w:rsidRDefault="00983A4D" w:rsidP="0068211B">
            <w:pPr>
              <w:pStyle w:val="2ndLevel"/>
              <w:rPr>
                <w:rStyle w:val="InstructionsChar"/>
                <w:i w:val="0"/>
                <w:color w:val="auto"/>
                <w:szCs w:val="20"/>
                <w:lang w:eastAsia="zh-CN"/>
              </w:rPr>
            </w:pPr>
          </w:p>
        </w:tc>
        <w:tc>
          <w:tcPr>
            <w:tcW w:w="3544" w:type="dxa"/>
          </w:tcPr>
          <w:p w14:paraId="568C2784" w14:textId="7DF20D0D" w:rsidR="00983A4D" w:rsidRDefault="00983A4D" w:rsidP="0068211B">
            <w:pPr>
              <w:pStyle w:val="TableText"/>
              <w:rPr>
                <w:rStyle w:val="InstructionsChar"/>
                <w:rFonts w:cs="Arial"/>
                <w:i w:val="0"/>
                <w:lang w:eastAsia="zh-CN"/>
              </w:rPr>
            </w:pPr>
            <w:r>
              <w:rPr>
                <w:rStyle w:val="InstructionsChar"/>
                <w:rFonts w:cs="Arial" w:hint="eastAsia"/>
                <w:i w:val="0"/>
                <w:lang w:eastAsia="zh-CN"/>
              </w:rPr>
              <w:t>数据安全</w:t>
            </w:r>
          </w:p>
        </w:tc>
        <w:tc>
          <w:tcPr>
            <w:tcW w:w="4921" w:type="dxa"/>
          </w:tcPr>
          <w:p w14:paraId="469E0B71" w14:textId="77777777" w:rsidR="00983A4D" w:rsidRPr="00983A4D" w:rsidRDefault="00983A4D" w:rsidP="00983A4D">
            <w:pPr>
              <w:ind w:right="34"/>
              <w:rPr>
                <w:rFonts w:ascii="宋体" w:hAnsi="宋体" w:cs="宋体" w:hint="eastAsia"/>
                <w:lang w:eastAsia="zh-CN"/>
              </w:rPr>
            </w:pPr>
            <w:r w:rsidRPr="00983A4D">
              <w:rPr>
                <w:rFonts w:ascii="宋体" w:hAnsi="宋体" w:cs="宋体" w:hint="eastAsia"/>
                <w:lang w:eastAsia="zh-CN"/>
              </w:rPr>
              <w:t>全流程安全：存储+传输+日志安全</w:t>
            </w:r>
          </w:p>
          <w:p w14:paraId="59D4DD33" w14:textId="70775775" w:rsidR="00983A4D" w:rsidRPr="003B57B3" w:rsidRDefault="00983A4D" w:rsidP="00983A4D">
            <w:pPr>
              <w:ind w:right="34"/>
              <w:rPr>
                <w:rFonts w:ascii="宋体" w:hAnsi="宋体" w:cs="宋体" w:hint="eastAsia"/>
                <w:lang w:eastAsia="zh-CN"/>
              </w:rPr>
            </w:pPr>
            <w:r w:rsidRPr="00983A4D">
              <w:rPr>
                <w:rFonts w:ascii="宋体" w:hAnsi="宋体" w:cs="宋体" w:hint="eastAsia"/>
                <w:lang w:eastAsia="zh-CN"/>
              </w:rPr>
              <w:t>内容安全：分级分类/涉黄</w:t>
            </w:r>
            <w:proofErr w:type="gramStart"/>
            <w:r w:rsidRPr="00983A4D">
              <w:rPr>
                <w:rFonts w:ascii="宋体" w:hAnsi="宋体" w:cs="宋体" w:hint="eastAsia"/>
                <w:lang w:eastAsia="zh-CN"/>
              </w:rPr>
              <w:t>涉暴等</w:t>
            </w:r>
            <w:proofErr w:type="gramEnd"/>
          </w:p>
        </w:tc>
        <w:tc>
          <w:tcPr>
            <w:tcW w:w="567" w:type="dxa"/>
          </w:tcPr>
          <w:p w14:paraId="5636DD18" w14:textId="7D7CD970" w:rsidR="00983A4D" w:rsidRPr="002A23F7" w:rsidRDefault="002813FA" w:rsidP="0068211B">
            <w:pPr>
              <w:pStyle w:val="TableText"/>
              <w:ind w:right="0"/>
              <w:jc w:val="center"/>
              <w:rPr>
                <w:rStyle w:val="InstructionsChar"/>
                <w:rFonts w:cs="Arial"/>
                <w:i w:val="0"/>
                <w:color w:val="auto"/>
                <w:sz w:val="20"/>
                <w:szCs w:val="20"/>
                <w:lang w:eastAsia="zh-CN"/>
              </w:rPr>
            </w:pPr>
            <w:ins w:id="95" w:author="Liu,Tao (YFI,Liu Tao,Shanghai,CN)" w:date="2026-04-23T09:19:00Z" w16du:dateUtc="2026-04-23T01:19:00Z">
              <w:r>
                <w:rPr>
                  <w:rStyle w:val="InstructionsChar"/>
                  <w:rFonts w:cs="Arial" w:hint="eastAsia"/>
                  <w:i w:val="0"/>
                  <w:color w:val="auto"/>
                  <w:sz w:val="20"/>
                  <w:szCs w:val="20"/>
                  <w:lang w:eastAsia="zh-CN"/>
                </w:rPr>
                <w:t>Pr</w:t>
              </w:r>
            </w:ins>
          </w:p>
        </w:tc>
      </w:tr>
      <w:tr w:rsidR="00F15B81" w14:paraId="47A10ACD" w14:textId="77777777">
        <w:trPr>
          <w:cantSplit/>
          <w:trHeight w:val="274"/>
        </w:trPr>
        <w:tc>
          <w:tcPr>
            <w:tcW w:w="1134" w:type="dxa"/>
          </w:tcPr>
          <w:p w14:paraId="73337F7A" w14:textId="77777777" w:rsidR="00F15B81" w:rsidRDefault="00F15B81" w:rsidP="0068211B">
            <w:pPr>
              <w:pStyle w:val="2ndLevel"/>
              <w:rPr>
                <w:rStyle w:val="InstructionsChar"/>
                <w:i w:val="0"/>
                <w:color w:val="auto"/>
                <w:szCs w:val="20"/>
                <w:lang w:eastAsia="zh-CN"/>
              </w:rPr>
            </w:pPr>
          </w:p>
        </w:tc>
        <w:tc>
          <w:tcPr>
            <w:tcW w:w="3544" w:type="dxa"/>
          </w:tcPr>
          <w:p w14:paraId="19AE5007" w14:textId="50070FEB" w:rsidR="00F15B81" w:rsidRDefault="00BF4503" w:rsidP="0068211B">
            <w:pPr>
              <w:pStyle w:val="TableText"/>
              <w:rPr>
                <w:rStyle w:val="InstructionsChar"/>
                <w:rFonts w:cs="Arial"/>
                <w:i w:val="0"/>
                <w:lang w:eastAsia="zh-CN"/>
              </w:rPr>
            </w:pPr>
            <w:r>
              <w:rPr>
                <w:rStyle w:val="InstructionsChar"/>
                <w:rFonts w:cs="Arial" w:hint="eastAsia"/>
                <w:i w:val="0"/>
                <w:lang w:eastAsia="zh-CN"/>
              </w:rPr>
              <w:t>模型开发</w:t>
            </w:r>
          </w:p>
        </w:tc>
        <w:tc>
          <w:tcPr>
            <w:tcW w:w="4921" w:type="dxa"/>
          </w:tcPr>
          <w:p w14:paraId="4F40D4D0" w14:textId="2C2714C4" w:rsidR="00F15B81" w:rsidRPr="00983A4D" w:rsidRDefault="00222D99" w:rsidP="00983A4D">
            <w:pPr>
              <w:ind w:right="34"/>
              <w:rPr>
                <w:rFonts w:ascii="宋体" w:hAnsi="宋体" w:cs="宋体" w:hint="eastAsia"/>
                <w:lang w:eastAsia="zh-CN"/>
              </w:rPr>
            </w:pPr>
            <w:r w:rsidRPr="00222D99">
              <w:rPr>
                <w:rFonts w:ascii="宋体" w:hAnsi="宋体" w:cs="宋体" w:hint="eastAsia"/>
                <w:lang w:eastAsia="zh-CN"/>
              </w:rPr>
              <w:t>支持多种开发镜像、框架选择，支持数据集、网盘、模型的挂载</w:t>
            </w:r>
            <w:r>
              <w:rPr>
                <w:rFonts w:ascii="宋体" w:hAnsi="宋体" w:cs="宋体" w:hint="eastAsia"/>
                <w:lang w:eastAsia="zh-CN"/>
              </w:rPr>
              <w:t>；</w:t>
            </w:r>
            <w:r w:rsidRPr="00222D99">
              <w:rPr>
                <w:rFonts w:ascii="宋体" w:hAnsi="宋体" w:cs="宋体" w:hint="eastAsia"/>
                <w:lang w:eastAsia="zh-CN"/>
              </w:rPr>
              <w:t>支持CPU、内存、GPU资源用量申请</w:t>
            </w:r>
            <w:r>
              <w:rPr>
                <w:rFonts w:ascii="宋体" w:hAnsi="宋体" w:cs="宋体" w:hint="eastAsia"/>
                <w:lang w:eastAsia="zh-CN"/>
              </w:rPr>
              <w:t>；</w:t>
            </w:r>
            <w:r w:rsidRPr="00222D99">
              <w:rPr>
                <w:rFonts w:ascii="宋体" w:hAnsi="宋体" w:cs="宋体" w:hint="eastAsia"/>
                <w:lang w:eastAsia="zh-CN"/>
              </w:rPr>
              <w:t>支持选择并挂载数据集</w:t>
            </w:r>
            <w:r>
              <w:rPr>
                <w:rFonts w:ascii="宋体" w:hAnsi="宋体" w:cs="宋体" w:hint="eastAsia"/>
                <w:lang w:eastAsia="zh-CN"/>
              </w:rPr>
              <w:t>；</w:t>
            </w:r>
            <w:r w:rsidRPr="00222D99">
              <w:rPr>
                <w:rFonts w:ascii="宋体" w:hAnsi="宋体" w:cs="宋体" w:hint="eastAsia"/>
                <w:lang w:eastAsia="zh-CN"/>
              </w:rPr>
              <w:t>支持通过ju</w:t>
            </w:r>
            <w:r w:rsidR="0086091D">
              <w:rPr>
                <w:rFonts w:ascii="宋体" w:hAnsi="宋体" w:cs="宋体" w:hint="eastAsia"/>
                <w:lang w:eastAsia="zh-CN"/>
              </w:rPr>
              <w:t>py</w:t>
            </w:r>
            <w:r w:rsidRPr="00222D99">
              <w:rPr>
                <w:rFonts w:ascii="宋体" w:hAnsi="宋体" w:cs="宋体" w:hint="eastAsia"/>
                <w:lang w:eastAsia="zh-CN"/>
              </w:rPr>
              <w:t>ter或vscode访问开发环境，灵活修改、运行代码；并支持ssh的启动命令配置</w:t>
            </w:r>
            <w:r>
              <w:rPr>
                <w:rFonts w:ascii="宋体" w:hAnsi="宋体" w:cs="宋体" w:hint="eastAsia"/>
                <w:lang w:eastAsia="zh-CN"/>
              </w:rPr>
              <w:t>；</w:t>
            </w:r>
            <w:r w:rsidR="00403F0B" w:rsidRPr="00403F0B">
              <w:rPr>
                <w:rFonts w:ascii="宋体" w:hAnsi="宋体" w:cs="宋体" w:hint="eastAsia"/>
                <w:lang w:eastAsia="zh-CN"/>
              </w:rPr>
              <w:t>可搜索、启动、终止、删除任务，查看运行状态，支持查看日志</w:t>
            </w:r>
            <w:r w:rsidR="00403F0B">
              <w:rPr>
                <w:rFonts w:ascii="宋体" w:hAnsi="宋体" w:cs="宋体" w:hint="eastAsia"/>
                <w:lang w:eastAsia="zh-CN"/>
              </w:rPr>
              <w:t>；</w:t>
            </w:r>
            <w:r w:rsidR="00403F0B" w:rsidRPr="00403F0B">
              <w:rPr>
                <w:rFonts w:ascii="宋体" w:hAnsi="宋体" w:cs="宋体" w:hint="eastAsia"/>
                <w:lang w:eastAsia="zh-CN"/>
              </w:rPr>
              <w:t>支持将产物发布到模型中心</w:t>
            </w:r>
            <w:r w:rsidR="00403F0B">
              <w:rPr>
                <w:rFonts w:ascii="宋体" w:hAnsi="宋体" w:cs="宋体" w:hint="eastAsia"/>
                <w:lang w:eastAsia="zh-CN"/>
              </w:rPr>
              <w:t>；</w:t>
            </w:r>
            <w:r w:rsidR="00403F0B" w:rsidRPr="00403F0B">
              <w:rPr>
                <w:rFonts w:ascii="宋体" w:hAnsi="宋体" w:cs="宋体" w:hint="eastAsia"/>
                <w:lang w:eastAsia="zh-CN"/>
              </w:rPr>
              <w:t>支持开发任务的重启、关机、强制关机、开机操作</w:t>
            </w:r>
            <w:r w:rsidR="00403F0B">
              <w:rPr>
                <w:rFonts w:ascii="宋体" w:hAnsi="宋体" w:cs="宋体" w:hint="eastAsia"/>
                <w:lang w:eastAsia="zh-CN"/>
              </w:rPr>
              <w:t>；</w:t>
            </w:r>
            <w:r w:rsidR="00403F0B" w:rsidRPr="00403F0B">
              <w:rPr>
                <w:rFonts w:ascii="宋体" w:hAnsi="宋体" w:cs="宋体" w:hint="eastAsia"/>
                <w:lang w:eastAsia="zh-CN"/>
              </w:rPr>
              <w:t>支持进入训练任务容器</w:t>
            </w:r>
            <w:r w:rsidR="00403F0B">
              <w:rPr>
                <w:rFonts w:ascii="宋体" w:hAnsi="宋体" w:cs="宋体" w:hint="eastAsia"/>
                <w:lang w:eastAsia="zh-CN"/>
              </w:rPr>
              <w:t>；</w:t>
            </w:r>
            <w:r w:rsidR="00403F0B" w:rsidRPr="00403F0B">
              <w:rPr>
                <w:rFonts w:ascii="宋体" w:hAnsi="宋体" w:cs="宋体" w:hint="eastAsia"/>
                <w:lang w:eastAsia="zh-CN"/>
              </w:rPr>
              <w:t>支持模型开发时调用部署好的推理服务进行模型的辅助编程，提高模型开发效率</w:t>
            </w:r>
            <w:r w:rsidR="00403F0B">
              <w:rPr>
                <w:rFonts w:ascii="宋体" w:hAnsi="宋体" w:cs="宋体" w:hint="eastAsia"/>
                <w:lang w:eastAsia="zh-CN"/>
              </w:rPr>
              <w:t>；</w:t>
            </w:r>
            <w:r w:rsidR="00403F0B" w:rsidRPr="00403F0B">
              <w:rPr>
                <w:rFonts w:ascii="宋体" w:hAnsi="宋体" w:cs="宋体" w:hint="eastAsia"/>
                <w:lang w:eastAsia="zh-CN"/>
              </w:rPr>
              <w:t>支持模型开发部署进度的查看</w:t>
            </w:r>
            <w:r w:rsidR="00403F0B">
              <w:rPr>
                <w:rFonts w:ascii="宋体" w:hAnsi="宋体" w:cs="宋体" w:hint="eastAsia"/>
                <w:lang w:eastAsia="zh-CN"/>
              </w:rPr>
              <w:t>；</w:t>
            </w:r>
            <w:r w:rsidR="00403F0B" w:rsidRPr="00403F0B">
              <w:rPr>
                <w:rFonts w:ascii="宋体" w:hAnsi="宋体" w:cs="宋体" w:hint="eastAsia"/>
                <w:lang w:eastAsia="zh-CN"/>
              </w:rPr>
              <w:t>支持将</w:t>
            </w:r>
            <w:r w:rsidR="00403F0B">
              <w:rPr>
                <w:rFonts w:ascii="宋体" w:hAnsi="宋体" w:cs="宋体" w:hint="eastAsia"/>
                <w:lang w:eastAsia="zh-CN"/>
              </w:rPr>
              <w:t>制作镜像</w:t>
            </w:r>
            <w:r w:rsidR="00403F0B" w:rsidRPr="00403F0B">
              <w:rPr>
                <w:rFonts w:ascii="宋体" w:hAnsi="宋体" w:cs="宋体" w:hint="eastAsia"/>
                <w:lang w:eastAsia="zh-CN"/>
              </w:rPr>
              <w:t>发布到镜像中心</w:t>
            </w:r>
            <w:r w:rsidR="00C81AF5">
              <w:rPr>
                <w:rFonts w:ascii="宋体" w:hAnsi="宋体" w:cs="宋体" w:hint="eastAsia"/>
                <w:lang w:eastAsia="zh-CN"/>
              </w:rPr>
              <w:t>。</w:t>
            </w:r>
          </w:p>
        </w:tc>
        <w:tc>
          <w:tcPr>
            <w:tcW w:w="567" w:type="dxa"/>
          </w:tcPr>
          <w:p w14:paraId="05311937" w14:textId="040DF70A" w:rsidR="00F15B81" w:rsidRDefault="002813FA" w:rsidP="0068211B">
            <w:pPr>
              <w:pStyle w:val="TableText"/>
              <w:ind w:right="0"/>
              <w:jc w:val="center"/>
              <w:rPr>
                <w:rStyle w:val="InstructionsChar"/>
                <w:rFonts w:cs="Arial"/>
                <w:i w:val="0"/>
                <w:color w:val="auto"/>
                <w:sz w:val="20"/>
                <w:szCs w:val="20"/>
                <w:lang w:eastAsia="zh-CN"/>
              </w:rPr>
            </w:pPr>
            <w:ins w:id="96" w:author="Liu,Tao (YFI,Liu Tao,Shanghai,CN)" w:date="2026-04-23T09:19:00Z" w16du:dateUtc="2026-04-23T01:19:00Z">
              <w:r>
                <w:rPr>
                  <w:rStyle w:val="InstructionsChar"/>
                  <w:rFonts w:cs="Arial" w:hint="eastAsia"/>
                  <w:i w:val="0"/>
                  <w:color w:val="auto"/>
                  <w:sz w:val="20"/>
                  <w:szCs w:val="20"/>
                  <w:lang w:eastAsia="zh-CN"/>
                </w:rPr>
                <w:t>M</w:t>
              </w:r>
            </w:ins>
          </w:p>
        </w:tc>
      </w:tr>
      <w:tr w:rsidR="00126025" w14:paraId="15ED6B69" w14:textId="77777777">
        <w:trPr>
          <w:cantSplit/>
          <w:trHeight w:val="274"/>
        </w:trPr>
        <w:tc>
          <w:tcPr>
            <w:tcW w:w="1134" w:type="dxa"/>
          </w:tcPr>
          <w:p w14:paraId="13506507" w14:textId="77777777" w:rsidR="00126025" w:rsidRDefault="00126025" w:rsidP="0068211B">
            <w:pPr>
              <w:pStyle w:val="2ndLevel"/>
              <w:rPr>
                <w:rStyle w:val="InstructionsChar"/>
                <w:i w:val="0"/>
                <w:color w:val="auto"/>
                <w:szCs w:val="20"/>
                <w:lang w:eastAsia="zh-CN"/>
              </w:rPr>
            </w:pPr>
          </w:p>
        </w:tc>
        <w:tc>
          <w:tcPr>
            <w:tcW w:w="3544" w:type="dxa"/>
          </w:tcPr>
          <w:p w14:paraId="0E4089AC" w14:textId="7AB290E6" w:rsidR="00126025" w:rsidRDefault="00DE46B6" w:rsidP="0068211B">
            <w:pPr>
              <w:pStyle w:val="TableText"/>
              <w:rPr>
                <w:rStyle w:val="InstructionsChar"/>
                <w:rFonts w:cs="Arial"/>
                <w:i w:val="0"/>
                <w:lang w:eastAsia="zh-CN"/>
              </w:rPr>
            </w:pPr>
            <w:r>
              <w:rPr>
                <w:rStyle w:val="InstructionsChar"/>
                <w:rFonts w:cs="Arial" w:hint="eastAsia"/>
                <w:i w:val="0"/>
                <w:lang w:eastAsia="zh-CN"/>
              </w:rPr>
              <w:t>训练任务</w:t>
            </w:r>
          </w:p>
        </w:tc>
        <w:tc>
          <w:tcPr>
            <w:tcW w:w="4921" w:type="dxa"/>
          </w:tcPr>
          <w:p w14:paraId="329A3920" w14:textId="77777777" w:rsidR="00126025" w:rsidRDefault="00BF3C99" w:rsidP="00983A4D">
            <w:pPr>
              <w:ind w:right="34"/>
              <w:rPr>
                <w:rFonts w:ascii="宋体" w:hAnsi="宋体" w:cs="宋体" w:hint="eastAsia"/>
                <w:lang w:eastAsia="zh-CN"/>
              </w:rPr>
            </w:pPr>
            <w:r w:rsidRPr="00BF3C99">
              <w:rPr>
                <w:rFonts w:ascii="宋体" w:hAnsi="宋体" w:cs="宋体" w:hint="eastAsia"/>
                <w:lang w:eastAsia="zh-CN"/>
              </w:rPr>
              <w:t>提供创建单机/分布式训练任务功能，支持设置训练参数、启动指令</w:t>
            </w:r>
            <w:r>
              <w:rPr>
                <w:rFonts w:ascii="宋体" w:hAnsi="宋体" w:cs="宋体" w:hint="eastAsia"/>
                <w:lang w:eastAsia="zh-CN"/>
              </w:rPr>
              <w:t>；</w:t>
            </w:r>
            <w:r w:rsidR="00987EA1" w:rsidRPr="00987EA1">
              <w:rPr>
                <w:rFonts w:ascii="宋体" w:hAnsi="宋体" w:cs="宋体" w:hint="eastAsia"/>
                <w:lang w:eastAsia="zh-CN"/>
              </w:rPr>
              <w:t>支持CPU、内存、GPU资源用量申请</w:t>
            </w:r>
            <w:r w:rsidR="00987EA1">
              <w:rPr>
                <w:rFonts w:ascii="宋体" w:hAnsi="宋体" w:cs="宋体" w:hint="eastAsia"/>
                <w:lang w:eastAsia="zh-CN"/>
              </w:rPr>
              <w:t>；</w:t>
            </w:r>
            <w:r w:rsidR="00987EA1" w:rsidRPr="00987EA1">
              <w:rPr>
                <w:rFonts w:ascii="宋体" w:hAnsi="宋体" w:cs="宋体" w:hint="eastAsia"/>
                <w:lang w:eastAsia="zh-CN"/>
              </w:rPr>
              <w:t>支持多种镜像选择，支持环境变量设置</w:t>
            </w:r>
            <w:r w:rsidR="00987EA1">
              <w:rPr>
                <w:rFonts w:ascii="宋体" w:hAnsi="宋体" w:cs="宋体" w:hint="eastAsia"/>
                <w:lang w:eastAsia="zh-CN"/>
              </w:rPr>
              <w:t>；</w:t>
            </w:r>
            <w:r w:rsidR="00987EA1" w:rsidRPr="00987EA1">
              <w:rPr>
                <w:rFonts w:ascii="宋体" w:hAnsi="宋体" w:cs="宋体" w:hint="eastAsia"/>
                <w:lang w:eastAsia="zh-CN"/>
              </w:rPr>
              <w:t>支持选择并挂载数据集，指定多个数据集、指定挂载路径</w:t>
            </w:r>
            <w:r w:rsidR="00987EA1">
              <w:rPr>
                <w:rFonts w:ascii="宋体" w:hAnsi="宋体" w:cs="宋体" w:hint="eastAsia"/>
                <w:lang w:eastAsia="zh-CN"/>
              </w:rPr>
              <w:t>；</w:t>
            </w:r>
          </w:p>
          <w:p w14:paraId="5CEE53F0" w14:textId="425BDA95" w:rsidR="00987EA1" w:rsidRPr="00222D99" w:rsidRDefault="00987EA1" w:rsidP="00983A4D">
            <w:pPr>
              <w:ind w:right="34"/>
              <w:rPr>
                <w:rFonts w:ascii="宋体" w:hAnsi="宋体" w:cs="宋体" w:hint="eastAsia"/>
                <w:lang w:eastAsia="zh-CN"/>
              </w:rPr>
            </w:pPr>
            <w:r w:rsidRPr="00987EA1">
              <w:rPr>
                <w:rFonts w:ascii="宋体" w:hAnsi="宋体" w:cs="宋体" w:hint="eastAsia"/>
                <w:lang w:eastAsia="zh-CN"/>
              </w:rPr>
              <w:t>提供训练过程的监控，支持查看Tensorboard、资源使用量</w:t>
            </w:r>
            <w:r>
              <w:rPr>
                <w:rFonts w:ascii="宋体" w:hAnsi="宋体" w:cs="宋体" w:hint="eastAsia"/>
                <w:lang w:eastAsia="zh-CN"/>
              </w:rPr>
              <w:t>；</w:t>
            </w:r>
            <w:r w:rsidRPr="00987EA1">
              <w:rPr>
                <w:rFonts w:ascii="宋体" w:hAnsi="宋体" w:cs="宋体" w:hint="eastAsia"/>
                <w:lang w:eastAsia="zh-CN"/>
              </w:rPr>
              <w:t>提供实时日志查询、日志持久化存储功能</w:t>
            </w:r>
            <w:r>
              <w:rPr>
                <w:rFonts w:ascii="宋体" w:hAnsi="宋体" w:cs="宋体" w:hint="eastAsia"/>
                <w:lang w:eastAsia="zh-CN"/>
              </w:rPr>
              <w:t>；</w:t>
            </w:r>
            <w:r w:rsidRPr="00987EA1">
              <w:rPr>
                <w:rFonts w:ascii="宋体" w:hAnsi="宋体" w:cs="宋体" w:hint="eastAsia"/>
                <w:lang w:eastAsia="zh-CN"/>
              </w:rPr>
              <w:t>支持进入训练任务容器</w:t>
            </w:r>
            <w:r>
              <w:rPr>
                <w:rFonts w:ascii="宋体" w:hAnsi="宋体" w:cs="宋体" w:hint="eastAsia"/>
                <w:lang w:eastAsia="zh-CN"/>
              </w:rPr>
              <w:t>；</w:t>
            </w:r>
            <w:r w:rsidRPr="00987EA1">
              <w:rPr>
                <w:rFonts w:ascii="宋体" w:hAnsi="宋体" w:cs="宋体" w:hint="eastAsia"/>
                <w:lang w:eastAsia="zh-CN"/>
              </w:rPr>
              <w:t>可搜索、启动、终止、删除任务，查看运行状态</w:t>
            </w:r>
            <w:r>
              <w:rPr>
                <w:rFonts w:ascii="宋体" w:hAnsi="宋体" w:cs="宋体" w:hint="eastAsia"/>
                <w:lang w:eastAsia="zh-CN"/>
              </w:rPr>
              <w:t>；</w:t>
            </w:r>
            <w:r w:rsidRPr="00987EA1">
              <w:rPr>
                <w:rFonts w:ascii="宋体" w:hAnsi="宋体" w:cs="宋体" w:hint="eastAsia"/>
                <w:lang w:eastAsia="zh-CN"/>
              </w:rPr>
              <w:t>支持将训练产物发布为模型</w:t>
            </w:r>
          </w:p>
        </w:tc>
        <w:tc>
          <w:tcPr>
            <w:tcW w:w="567" w:type="dxa"/>
          </w:tcPr>
          <w:p w14:paraId="3E1710D4" w14:textId="402DFEED" w:rsidR="00126025" w:rsidRDefault="002813FA" w:rsidP="0068211B">
            <w:pPr>
              <w:pStyle w:val="TableText"/>
              <w:ind w:right="0"/>
              <w:jc w:val="center"/>
              <w:rPr>
                <w:rStyle w:val="InstructionsChar"/>
                <w:rFonts w:cs="Arial"/>
                <w:i w:val="0"/>
                <w:color w:val="auto"/>
                <w:sz w:val="20"/>
                <w:szCs w:val="20"/>
                <w:lang w:eastAsia="zh-CN"/>
              </w:rPr>
            </w:pPr>
            <w:ins w:id="97" w:author="Liu,Tao (YFI,Liu Tao,Shanghai,CN)" w:date="2026-04-23T09:20:00Z" w16du:dateUtc="2026-04-23T01:20:00Z">
              <w:r>
                <w:rPr>
                  <w:rStyle w:val="InstructionsChar"/>
                  <w:rFonts w:cs="Arial" w:hint="eastAsia"/>
                  <w:i w:val="0"/>
                  <w:color w:val="auto"/>
                  <w:sz w:val="20"/>
                  <w:szCs w:val="20"/>
                  <w:lang w:eastAsia="zh-CN"/>
                </w:rPr>
                <w:t>M</w:t>
              </w:r>
            </w:ins>
          </w:p>
        </w:tc>
      </w:tr>
      <w:tr w:rsidR="008B2171" w14:paraId="41DB35B1" w14:textId="77777777">
        <w:trPr>
          <w:cantSplit/>
          <w:trHeight w:val="274"/>
        </w:trPr>
        <w:tc>
          <w:tcPr>
            <w:tcW w:w="1134" w:type="dxa"/>
          </w:tcPr>
          <w:p w14:paraId="45C2D131" w14:textId="77777777" w:rsidR="008B2171" w:rsidRDefault="008B2171" w:rsidP="0068211B">
            <w:pPr>
              <w:pStyle w:val="2ndLevel"/>
              <w:rPr>
                <w:rStyle w:val="InstructionsChar"/>
                <w:i w:val="0"/>
                <w:color w:val="auto"/>
                <w:szCs w:val="20"/>
                <w:lang w:eastAsia="zh-CN"/>
              </w:rPr>
            </w:pPr>
          </w:p>
        </w:tc>
        <w:tc>
          <w:tcPr>
            <w:tcW w:w="3544" w:type="dxa"/>
          </w:tcPr>
          <w:p w14:paraId="5DE01EF0" w14:textId="7BBE6D94" w:rsidR="008B2171" w:rsidRDefault="00C64ABB" w:rsidP="0068211B">
            <w:pPr>
              <w:pStyle w:val="TableText"/>
              <w:rPr>
                <w:rStyle w:val="InstructionsChar"/>
                <w:rFonts w:cs="Arial"/>
                <w:i w:val="0"/>
                <w:lang w:eastAsia="zh-CN"/>
              </w:rPr>
            </w:pPr>
            <w:r>
              <w:rPr>
                <w:rStyle w:val="InstructionsChar"/>
                <w:rFonts w:cs="Arial" w:hint="eastAsia"/>
                <w:i w:val="0"/>
                <w:lang w:eastAsia="zh-CN"/>
              </w:rPr>
              <w:t>镜像管理</w:t>
            </w:r>
          </w:p>
        </w:tc>
        <w:tc>
          <w:tcPr>
            <w:tcW w:w="4921" w:type="dxa"/>
          </w:tcPr>
          <w:p w14:paraId="7A0FCABB" w14:textId="0F36F4D1" w:rsidR="008B2171" w:rsidRPr="00BF3C99" w:rsidRDefault="0028364A" w:rsidP="00983A4D">
            <w:pPr>
              <w:ind w:right="34"/>
              <w:rPr>
                <w:rFonts w:ascii="宋体" w:hAnsi="宋体" w:cs="宋体" w:hint="eastAsia"/>
                <w:lang w:eastAsia="zh-CN"/>
              </w:rPr>
            </w:pPr>
            <w:r w:rsidRPr="0028364A">
              <w:rPr>
                <w:rFonts w:ascii="宋体" w:hAnsi="宋体" w:cs="宋体" w:hint="eastAsia"/>
                <w:lang w:eastAsia="zh-CN"/>
              </w:rPr>
              <w:t>提供镜像统一导入功能，可导入本地文件、dockerfile文件、代码包</w:t>
            </w:r>
            <w:r>
              <w:rPr>
                <w:rFonts w:ascii="宋体" w:hAnsi="宋体" w:cs="宋体" w:hint="eastAsia"/>
                <w:lang w:eastAsia="zh-CN"/>
              </w:rPr>
              <w:t>；</w:t>
            </w:r>
            <w:r w:rsidRPr="0028364A">
              <w:rPr>
                <w:rFonts w:ascii="宋体" w:hAnsi="宋体" w:cs="宋体" w:hint="eastAsia"/>
                <w:lang w:eastAsia="zh-CN"/>
              </w:rPr>
              <w:t>支持ARM架构和x86架构的GPU选择配置</w:t>
            </w:r>
            <w:r>
              <w:rPr>
                <w:rFonts w:ascii="宋体" w:hAnsi="宋体" w:cs="宋体" w:hint="eastAsia"/>
                <w:lang w:eastAsia="zh-CN"/>
              </w:rPr>
              <w:t>；</w:t>
            </w:r>
            <w:r w:rsidRPr="0028364A">
              <w:rPr>
                <w:rFonts w:ascii="宋体" w:hAnsi="宋体" w:cs="宋体" w:hint="eastAsia"/>
                <w:lang w:eastAsia="zh-CN"/>
              </w:rPr>
              <w:t>提供对镜像不同版本统一管理功能，可查看镜像的元数据、编辑镜像版本的名称、标签、版本描述，删除镜像版本，支持镜像的废弃，支持模型镜像分离</w:t>
            </w:r>
            <w:r>
              <w:rPr>
                <w:rFonts w:ascii="宋体" w:hAnsi="宋体" w:cs="宋体" w:hint="eastAsia"/>
                <w:lang w:eastAsia="zh-CN"/>
              </w:rPr>
              <w:t>；</w:t>
            </w:r>
            <w:r w:rsidRPr="0028364A">
              <w:rPr>
                <w:rFonts w:ascii="宋体" w:hAnsi="宋体" w:cs="宋体" w:hint="eastAsia"/>
                <w:lang w:eastAsia="zh-CN"/>
              </w:rPr>
              <w:t>提供镜像从仓库中的选取，并根据不同镜像的用途配置不同的信息，包含模型调优的参数以及调优的方式进行配置，支持模型镜像分离</w:t>
            </w:r>
            <w:r>
              <w:rPr>
                <w:rFonts w:ascii="宋体" w:hAnsi="宋体" w:cs="宋体" w:hint="eastAsia"/>
                <w:lang w:eastAsia="zh-CN"/>
              </w:rPr>
              <w:t>；</w:t>
            </w:r>
            <w:r w:rsidRPr="0028364A">
              <w:rPr>
                <w:rFonts w:ascii="宋体" w:hAnsi="宋体" w:cs="宋体" w:hint="eastAsia"/>
                <w:lang w:eastAsia="zh-CN"/>
              </w:rPr>
              <w:t>提供各类镜像的储存空间，可配置仓库的信息，编辑仓库的用户名、密码、仓库描述的信息</w:t>
            </w:r>
            <w:r>
              <w:rPr>
                <w:rFonts w:ascii="宋体" w:hAnsi="宋体" w:cs="宋体" w:hint="eastAsia"/>
                <w:lang w:eastAsia="zh-CN"/>
              </w:rPr>
              <w:t>；</w:t>
            </w:r>
            <w:r w:rsidRPr="0028364A">
              <w:rPr>
                <w:rFonts w:ascii="宋体" w:hAnsi="宋体" w:cs="宋体" w:hint="eastAsia"/>
                <w:lang w:eastAsia="zh-CN"/>
              </w:rPr>
              <w:t>可搜索、删除、查看仓库信息</w:t>
            </w:r>
            <w:r w:rsidR="00ED74EE">
              <w:rPr>
                <w:rFonts w:ascii="宋体" w:hAnsi="宋体" w:cs="宋体" w:hint="eastAsia"/>
                <w:lang w:eastAsia="zh-CN"/>
              </w:rPr>
              <w:t>。</w:t>
            </w:r>
          </w:p>
        </w:tc>
        <w:tc>
          <w:tcPr>
            <w:tcW w:w="567" w:type="dxa"/>
          </w:tcPr>
          <w:p w14:paraId="4AE15734" w14:textId="7E3D7633" w:rsidR="008B2171" w:rsidRDefault="002813FA" w:rsidP="0068211B">
            <w:pPr>
              <w:pStyle w:val="TableText"/>
              <w:ind w:right="0"/>
              <w:jc w:val="center"/>
              <w:rPr>
                <w:rStyle w:val="InstructionsChar"/>
                <w:rFonts w:cs="Arial"/>
                <w:i w:val="0"/>
                <w:color w:val="auto"/>
                <w:sz w:val="20"/>
                <w:szCs w:val="20"/>
                <w:lang w:eastAsia="zh-CN"/>
              </w:rPr>
            </w:pPr>
            <w:ins w:id="98" w:author="Liu,Tao (YFI,Liu Tao,Shanghai,CN)" w:date="2026-04-23T09:20:00Z" w16du:dateUtc="2026-04-23T01:20:00Z">
              <w:r>
                <w:rPr>
                  <w:rStyle w:val="InstructionsChar"/>
                  <w:rFonts w:cs="Arial" w:hint="eastAsia"/>
                  <w:i w:val="0"/>
                  <w:color w:val="auto"/>
                  <w:sz w:val="20"/>
                  <w:szCs w:val="20"/>
                  <w:lang w:eastAsia="zh-CN"/>
                </w:rPr>
                <w:t>M</w:t>
              </w:r>
            </w:ins>
          </w:p>
        </w:tc>
      </w:tr>
      <w:tr w:rsidR="008D3C43" w14:paraId="2A5ECE7F" w14:textId="77777777">
        <w:trPr>
          <w:cantSplit/>
          <w:trHeight w:val="274"/>
        </w:trPr>
        <w:tc>
          <w:tcPr>
            <w:tcW w:w="1134" w:type="dxa"/>
          </w:tcPr>
          <w:p w14:paraId="616CA90F" w14:textId="77777777" w:rsidR="008D3C43" w:rsidRDefault="008D3C43" w:rsidP="0068211B">
            <w:pPr>
              <w:pStyle w:val="2ndLevel"/>
              <w:rPr>
                <w:rStyle w:val="InstructionsChar"/>
                <w:i w:val="0"/>
                <w:color w:val="auto"/>
                <w:szCs w:val="20"/>
                <w:lang w:eastAsia="zh-CN"/>
              </w:rPr>
            </w:pPr>
          </w:p>
        </w:tc>
        <w:tc>
          <w:tcPr>
            <w:tcW w:w="3544" w:type="dxa"/>
          </w:tcPr>
          <w:p w14:paraId="209EA015" w14:textId="11D8DEB0" w:rsidR="008D3C43" w:rsidRDefault="004030A0" w:rsidP="0068211B">
            <w:pPr>
              <w:pStyle w:val="TableText"/>
              <w:rPr>
                <w:rStyle w:val="InstructionsChar"/>
                <w:rFonts w:cs="Arial"/>
                <w:i w:val="0"/>
                <w:lang w:eastAsia="zh-CN"/>
              </w:rPr>
            </w:pPr>
            <w:r>
              <w:rPr>
                <w:rStyle w:val="InstructionsChar"/>
                <w:rFonts w:cs="Arial" w:hint="eastAsia"/>
                <w:i w:val="0"/>
                <w:lang w:eastAsia="zh-CN"/>
              </w:rPr>
              <w:t>推理服务</w:t>
            </w:r>
            <w:r w:rsidR="004C4FF2">
              <w:rPr>
                <w:rStyle w:val="InstructionsChar"/>
                <w:rFonts w:cs="Arial" w:hint="eastAsia"/>
                <w:i w:val="0"/>
                <w:lang w:eastAsia="zh-CN"/>
              </w:rPr>
              <w:t>（中心端）</w:t>
            </w:r>
          </w:p>
        </w:tc>
        <w:tc>
          <w:tcPr>
            <w:tcW w:w="4921" w:type="dxa"/>
          </w:tcPr>
          <w:p w14:paraId="0070143C" w14:textId="2F9EA2B3" w:rsidR="008D3C43" w:rsidRPr="0028364A" w:rsidRDefault="0060116F" w:rsidP="00983A4D">
            <w:pPr>
              <w:ind w:right="34"/>
              <w:rPr>
                <w:rFonts w:ascii="宋体" w:hAnsi="宋体" w:cs="宋体" w:hint="eastAsia"/>
                <w:lang w:eastAsia="zh-CN"/>
              </w:rPr>
            </w:pPr>
            <w:r w:rsidRPr="0060116F">
              <w:rPr>
                <w:rFonts w:ascii="宋体" w:hAnsi="宋体" w:cs="宋体" w:hint="eastAsia"/>
                <w:lang w:eastAsia="zh-CN"/>
              </w:rPr>
              <w:t>监控所有在线服务资源情况和状态，可查看</w:t>
            </w:r>
            <w:proofErr w:type="gramStart"/>
            <w:r w:rsidRPr="0060116F">
              <w:rPr>
                <w:rFonts w:ascii="宋体" w:hAnsi="宋体" w:cs="宋体" w:hint="eastAsia"/>
                <w:lang w:eastAsia="zh-CN"/>
              </w:rPr>
              <w:t>各任务</w:t>
            </w:r>
            <w:proofErr w:type="gramEnd"/>
            <w:r w:rsidRPr="0060116F">
              <w:rPr>
                <w:rFonts w:ascii="宋体" w:hAnsi="宋体" w:cs="宋体" w:hint="eastAsia"/>
                <w:lang w:eastAsia="zh-CN"/>
              </w:rPr>
              <w:t>使用的资源和分配的资源等</w:t>
            </w:r>
            <w:r>
              <w:rPr>
                <w:rFonts w:ascii="宋体" w:hAnsi="宋体" w:cs="宋体" w:hint="eastAsia"/>
                <w:lang w:eastAsia="zh-CN"/>
              </w:rPr>
              <w:t>；</w:t>
            </w:r>
            <w:r w:rsidRPr="0060116F">
              <w:rPr>
                <w:rFonts w:ascii="宋体" w:hAnsi="宋体" w:cs="宋体" w:hint="eastAsia"/>
                <w:lang w:eastAsia="zh-CN"/>
              </w:rPr>
              <w:t>监控所有在线服务资源情况和状态，可查看</w:t>
            </w:r>
            <w:proofErr w:type="gramStart"/>
            <w:r w:rsidRPr="0060116F">
              <w:rPr>
                <w:rFonts w:ascii="宋体" w:hAnsi="宋体" w:cs="宋体" w:hint="eastAsia"/>
                <w:lang w:eastAsia="zh-CN"/>
              </w:rPr>
              <w:t>各任务</w:t>
            </w:r>
            <w:proofErr w:type="gramEnd"/>
            <w:r w:rsidRPr="0060116F">
              <w:rPr>
                <w:rFonts w:ascii="宋体" w:hAnsi="宋体" w:cs="宋体" w:hint="eastAsia"/>
                <w:lang w:eastAsia="zh-CN"/>
              </w:rPr>
              <w:t>使用的资源、调用量等</w:t>
            </w:r>
            <w:r>
              <w:rPr>
                <w:rFonts w:ascii="宋体" w:hAnsi="宋体" w:cs="宋体" w:hint="eastAsia"/>
                <w:lang w:eastAsia="zh-CN"/>
              </w:rPr>
              <w:t>；</w:t>
            </w:r>
            <w:r w:rsidRPr="0060116F">
              <w:rPr>
                <w:rFonts w:ascii="宋体" w:hAnsi="宋体" w:cs="宋体" w:hint="eastAsia"/>
                <w:lang w:eastAsia="zh-CN"/>
              </w:rPr>
              <w:t>记录服务24小时内调用数据，反映服务使用情况和需求</w:t>
            </w:r>
            <w:r>
              <w:rPr>
                <w:rFonts w:ascii="宋体" w:hAnsi="宋体" w:cs="宋体" w:hint="eastAsia"/>
                <w:lang w:eastAsia="zh-CN"/>
              </w:rPr>
              <w:t>；</w:t>
            </w:r>
            <w:r w:rsidRPr="0060116F">
              <w:rPr>
                <w:rFonts w:ascii="宋体" w:hAnsi="宋体" w:cs="宋体" w:hint="eastAsia"/>
                <w:lang w:eastAsia="zh-CN"/>
              </w:rPr>
              <w:t>管理和验证服务的访问权限</w:t>
            </w:r>
            <w:r>
              <w:rPr>
                <w:rFonts w:ascii="宋体" w:hAnsi="宋体" w:cs="宋体" w:hint="eastAsia"/>
                <w:lang w:eastAsia="zh-CN"/>
              </w:rPr>
              <w:t>；</w:t>
            </w:r>
            <w:r w:rsidRPr="0060116F">
              <w:rPr>
                <w:rFonts w:ascii="宋体" w:hAnsi="宋体" w:cs="宋体" w:hint="eastAsia"/>
                <w:lang w:eastAsia="zh-CN"/>
              </w:rPr>
              <w:t>配置服务的访问时长</w:t>
            </w:r>
            <w:r>
              <w:rPr>
                <w:rFonts w:ascii="宋体" w:hAnsi="宋体" w:cs="宋体" w:hint="eastAsia"/>
                <w:lang w:eastAsia="zh-CN"/>
              </w:rPr>
              <w:t>；</w:t>
            </w:r>
            <w:r w:rsidRPr="0060116F">
              <w:rPr>
                <w:rFonts w:ascii="宋体" w:hAnsi="宋体" w:cs="宋体" w:hint="eastAsia"/>
                <w:lang w:eastAsia="zh-CN"/>
              </w:rPr>
              <w:t>支持第三方推理服务纳管</w:t>
            </w:r>
            <w:r w:rsidR="00AA6287">
              <w:rPr>
                <w:rFonts w:ascii="宋体" w:hAnsi="宋体" w:cs="宋体" w:hint="eastAsia"/>
                <w:lang w:eastAsia="zh-CN"/>
              </w:rPr>
              <w:t>；</w:t>
            </w:r>
            <w:r w:rsidR="00AA6287" w:rsidRPr="00AA6287">
              <w:rPr>
                <w:rFonts w:ascii="宋体" w:hAnsi="宋体" w:cs="宋体" w:hint="eastAsia"/>
                <w:lang w:eastAsia="zh-CN"/>
              </w:rPr>
              <w:t>支持http、websocket、grpc等协议</w:t>
            </w:r>
            <w:r w:rsidR="00AA6287">
              <w:rPr>
                <w:rFonts w:ascii="宋体" w:hAnsi="宋体" w:cs="宋体" w:hint="eastAsia"/>
                <w:lang w:eastAsia="zh-CN"/>
              </w:rPr>
              <w:t>；</w:t>
            </w:r>
            <w:r w:rsidR="00AA6287" w:rsidRPr="00AA6287">
              <w:rPr>
                <w:rFonts w:ascii="宋体" w:hAnsi="宋体" w:cs="宋体" w:hint="eastAsia"/>
                <w:lang w:eastAsia="zh-CN"/>
              </w:rPr>
              <w:t>支持服务手动部署上下线</w:t>
            </w:r>
            <w:r w:rsidR="00AA6287">
              <w:rPr>
                <w:rFonts w:ascii="宋体" w:hAnsi="宋体" w:cs="宋体" w:hint="eastAsia"/>
                <w:lang w:eastAsia="zh-CN"/>
              </w:rPr>
              <w:t>；</w:t>
            </w:r>
            <w:r w:rsidR="00AA6287" w:rsidRPr="00AA6287">
              <w:rPr>
                <w:rFonts w:ascii="宋体" w:hAnsi="宋体" w:cs="宋体" w:hint="eastAsia"/>
                <w:lang w:eastAsia="zh-CN"/>
              </w:rPr>
              <w:t>支持在无请求时，可以通过配置的方式将服务自动缩容到0，避免资源占用</w:t>
            </w:r>
            <w:r w:rsidR="001D6C02">
              <w:rPr>
                <w:rFonts w:ascii="宋体" w:hAnsi="宋体" w:cs="宋体" w:hint="eastAsia"/>
                <w:lang w:eastAsia="zh-CN"/>
              </w:rPr>
              <w:t>；</w:t>
            </w:r>
            <w:r w:rsidR="001D6C02" w:rsidRPr="001D6C02">
              <w:rPr>
                <w:rFonts w:ascii="宋体" w:hAnsi="宋体" w:cs="宋体" w:hint="eastAsia"/>
                <w:lang w:eastAsia="zh-CN"/>
              </w:rPr>
              <w:t>验证部署的服务版本是否可用</w:t>
            </w:r>
            <w:r w:rsidR="001D6C02">
              <w:rPr>
                <w:rFonts w:ascii="宋体" w:hAnsi="宋体" w:cs="宋体" w:hint="eastAsia"/>
                <w:lang w:eastAsia="zh-CN"/>
              </w:rPr>
              <w:t>；</w:t>
            </w:r>
            <w:r w:rsidR="001D6C02" w:rsidRPr="001D6C02">
              <w:rPr>
                <w:rFonts w:ascii="宋体" w:hAnsi="宋体" w:cs="宋体" w:hint="eastAsia"/>
                <w:lang w:eastAsia="zh-CN"/>
              </w:rPr>
              <w:t>支持对服务进行</w:t>
            </w:r>
            <w:proofErr w:type="gramStart"/>
            <w:r w:rsidR="001D6C02" w:rsidRPr="001D6C02">
              <w:rPr>
                <w:rFonts w:ascii="宋体" w:hAnsi="宋体" w:cs="宋体" w:hint="eastAsia"/>
                <w:lang w:eastAsia="zh-CN"/>
              </w:rPr>
              <w:t>端口探活探测</w:t>
            </w:r>
            <w:proofErr w:type="gramEnd"/>
            <w:r w:rsidR="001D6C02" w:rsidRPr="001D6C02">
              <w:rPr>
                <w:rFonts w:ascii="宋体" w:hAnsi="宋体" w:cs="宋体" w:hint="eastAsia"/>
                <w:lang w:eastAsia="zh-CN"/>
              </w:rPr>
              <w:t>服务状态，保证服务可用性</w:t>
            </w:r>
            <w:r w:rsidR="001D6C02">
              <w:rPr>
                <w:rFonts w:ascii="宋体" w:hAnsi="宋体" w:cs="宋体" w:hint="eastAsia"/>
                <w:lang w:eastAsia="zh-CN"/>
              </w:rPr>
              <w:t>；</w:t>
            </w:r>
            <w:r w:rsidR="001D6C02" w:rsidRPr="001D6C02">
              <w:rPr>
                <w:rFonts w:ascii="宋体" w:hAnsi="宋体" w:cs="宋体" w:hint="eastAsia"/>
                <w:lang w:eastAsia="zh-CN"/>
              </w:rPr>
              <w:t>支持手动配置弹性扩缩容功能</w:t>
            </w:r>
            <w:r w:rsidR="001D6C02">
              <w:rPr>
                <w:rFonts w:ascii="宋体" w:hAnsi="宋体" w:cs="宋体" w:hint="eastAsia"/>
                <w:lang w:eastAsia="zh-CN"/>
              </w:rPr>
              <w:t>；</w:t>
            </w:r>
            <w:r w:rsidR="00120599" w:rsidRPr="00120599">
              <w:rPr>
                <w:rFonts w:ascii="宋体" w:hAnsi="宋体" w:cs="宋体" w:hint="eastAsia"/>
                <w:lang w:eastAsia="zh-CN"/>
              </w:rPr>
              <w:t>支持打开服务终端对服务进行调试</w:t>
            </w:r>
            <w:r w:rsidR="00120599">
              <w:rPr>
                <w:rFonts w:ascii="宋体" w:hAnsi="宋体" w:cs="宋体" w:hint="eastAsia"/>
                <w:lang w:eastAsia="zh-CN"/>
              </w:rPr>
              <w:t>；</w:t>
            </w:r>
            <w:r w:rsidR="00120599" w:rsidRPr="00120599">
              <w:rPr>
                <w:rFonts w:ascii="宋体" w:hAnsi="宋体" w:cs="宋体" w:hint="eastAsia"/>
                <w:lang w:eastAsia="zh-CN"/>
              </w:rPr>
              <w:t>根据需求动态调整并限制服务的请求流量，确保系统稳定运行并防止超载</w:t>
            </w:r>
            <w:r w:rsidR="00120599">
              <w:rPr>
                <w:rFonts w:ascii="宋体" w:hAnsi="宋体" w:cs="宋体" w:hint="eastAsia"/>
                <w:lang w:eastAsia="zh-CN"/>
              </w:rPr>
              <w:t>；</w:t>
            </w:r>
            <w:r w:rsidR="00120599" w:rsidRPr="00120599">
              <w:rPr>
                <w:rFonts w:ascii="宋体" w:hAnsi="宋体" w:cs="宋体" w:hint="eastAsia"/>
                <w:lang w:eastAsia="zh-CN"/>
              </w:rPr>
              <w:t>支持配置对接安全围栏，对服务生成的内容进行过滤</w:t>
            </w:r>
            <w:r w:rsidR="00120599">
              <w:rPr>
                <w:rFonts w:ascii="宋体" w:hAnsi="宋体" w:cs="宋体" w:hint="eastAsia"/>
                <w:lang w:eastAsia="zh-CN"/>
              </w:rPr>
              <w:t>；</w:t>
            </w:r>
            <w:r w:rsidR="00120599" w:rsidRPr="00120599">
              <w:rPr>
                <w:rFonts w:ascii="宋体" w:hAnsi="宋体" w:cs="宋体" w:hint="eastAsia"/>
                <w:lang w:eastAsia="zh-CN"/>
              </w:rPr>
              <w:t>支持</w:t>
            </w:r>
            <w:proofErr w:type="gramStart"/>
            <w:r w:rsidR="00120599" w:rsidRPr="00120599">
              <w:rPr>
                <w:rFonts w:ascii="宋体" w:hAnsi="宋体" w:cs="宋体" w:hint="eastAsia"/>
                <w:lang w:eastAsia="zh-CN"/>
              </w:rPr>
              <w:t>显示拨测的</w:t>
            </w:r>
            <w:proofErr w:type="gramEnd"/>
            <w:r w:rsidR="00120599" w:rsidRPr="00120599">
              <w:rPr>
                <w:rFonts w:ascii="宋体" w:hAnsi="宋体" w:cs="宋体" w:hint="eastAsia"/>
                <w:lang w:eastAsia="zh-CN"/>
              </w:rPr>
              <w:t>详细结果，可根据结果手动处理服务</w:t>
            </w:r>
            <w:r w:rsidR="00120599">
              <w:rPr>
                <w:rFonts w:ascii="宋体" w:hAnsi="宋体" w:cs="宋体" w:hint="eastAsia"/>
                <w:lang w:eastAsia="zh-CN"/>
              </w:rPr>
              <w:t>；</w:t>
            </w:r>
            <w:r w:rsidR="00120599" w:rsidRPr="00120599">
              <w:rPr>
                <w:rFonts w:ascii="宋体" w:hAnsi="宋体" w:cs="宋体" w:hint="eastAsia"/>
                <w:lang w:eastAsia="zh-CN"/>
              </w:rPr>
              <w:t>支持在非实时场景下对海量数据进行批量处理和模型预测，并支持产出物保存在镜像中</w:t>
            </w:r>
            <w:r w:rsidR="00AC331D">
              <w:rPr>
                <w:rFonts w:ascii="宋体" w:hAnsi="宋体" w:cs="宋体" w:hint="eastAsia"/>
                <w:lang w:eastAsia="zh-CN"/>
              </w:rPr>
              <w:t>。</w:t>
            </w:r>
          </w:p>
        </w:tc>
        <w:tc>
          <w:tcPr>
            <w:tcW w:w="567" w:type="dxa"/>
          </w:tcPr>
          <w:p w14:paraId="66C4E3AA" w14:textId="348E5D19" w:rsidR="008D3C43" w:rsidRDefault="002813FA" w:rsidP="0068211B">
            <w:pPr>
              <w:pStyle w:val="TableText"/>
              <w:ind w:right="0"/>
              <w:jc w:val="center"/>
              <w:rPr>
                <w:rStyle w:val="InstructionsChar"/>
                <w:rFonts w:cs="Arial"/>
                <w:i w:val="0"/>
                <w:color w:val="auto"/>
                <w:sz w:val="20"/>
                <w:szCs w:val="20"/>
                <w:lang w:eastAsia="zh-CN"/>
              </w:rPr>
            </w:pPr>
            <w:ins w:id="99" w:author="Liu,Tao (YFI,Liu Tao,Shanghai,CN)" w:date="2026-04-23T09:20:00Z" w16du:dateUtc="2026-04-23T01:20:00Z">
              <w:r>
                <w:rPr>
                  <w:rStyle w:val="InstructionsChar"/>
                  <w:rFonts w:cs="Arial" w:hint="eastAsia"/>
                  <w:i w:val="0"/>
                  <w:color w:val="auto"/>
                  <w:sz w:val="20"/>
                  <w:szCs w:val="20"/>
                  <w:lang w:eastAsia="zh-CN"/>
                </w:rPr>
                <w:t>M</w:t>
              </w:r>
            </w:ins>
          </w:p>
        </w:tc>
      </w:tr>
    </w:tbl>
    <w:p w14:paraId="0A44C81F" w14:textId="77777777" w:rsidR="00CC3CB0" w:rsidRDefault="00000000">
      <w:pPr>
        <w:pStyle w:val="1"/>
        <w:numPr>
          <w:ilvl w:val="0"/>
          <w:numId w:val="11"/>
        </w:numPr>
        <w:spacing w:before="240" w:after="240"/>
      </w:pPr>
      <w:bookmarkStart w:id="100" w:name="_Toc92888662"/>
      <w:bookmarkStart w:id="101" w:name="_Toc283806180"/>
      <w:r>
        <w:t>Security Requirements</w:t>
      </w:r>
      <w:bookmarkEnd w:id="100"/>
    </w:p>
    <w:p w14:paraId="0A44C820" w14:textId="77777777" w:rsidR="00CC3CB0" w:rsidRDefault="00000000">
      <w:pPr>
        <w:pStyle w:val="2"/>
        <w:numPr>
          <w:ilvl w:val="1"/>
          <w:numId w:val="11"/>
        </w:numPr>
        <w:ind w:left="360"/>
        <w:rPr>
          <w:rFonts w:cs="Arial"/>
          <w:color w:val="244061"/>
        </w:rPr>
      </w:pPr>
      <w:bookmarkStart w:id="102" w:name="_Toc62811796"/>
      <w:bookmarkStart w:id="103" w:name="_Toc92888663"/>
      <w:bookmarkStart w:id="104" w:name="_Toc63609930"/>
      <w:bookmarkStart w:id="105" w:name="_Toc343783060"/>
      <w:r>
        <w:rPr>
          <w:rFonts w:cs="Arial"/>
          <w:color w:val="244061"/>
        </w:rPr>
        <w:t>Classification</w:t>
      </w:r>
      <w:bookmarkEnd w:id="102"/>
      <w:bookmarkEnd w:id="103"/>
      <w:bookmarkEnd w:id="104"/>
    </w:p>
    <w:p w14:paraId="0A44C821" w14:textId="77777777" w:rsidR="00CC3CB0" w:rsidRDefault="00000000">
      <w:pPr>
        <w:spacing w:before="50"/>
        <w:ind w:left="720"/>
        <w:rPr>
          <w:rFonts w:ascii="Arial" w:hAnsi="Arial" w:cs="Arial"/>
          <w:i/>
          <w:iCs/>
          <w:color w:val="3366FF"/>
          <w:sz w:val="20"/>
          <w:szCs w:val="20"/>
        </w:rPr>
      </w:pPr>
      <w:r>
        <w:rPr>
          <w:rFonts w:ascii="Arial" w:hAnsi="Arial" w:cs="Arial"/>
          <w:i/>
          <w:iCs/>
          <w:color w:val="3366FF"/>
          <w:sz w:val="20"/>
          <w:szCs w:val="20"/>
        </w:rPr>
        <w:t xml:space="preserve">Classify the demand based on Security requirements </w:t>
      </w:r>
    </w:p>
    <w:tbl>
      <w:tblPr>
        <w:tblStyle w:val="af"/>
        <w:tblW w:w="9625" w:type="dxa"/>
        <w:tblInd w:w="720" w:type="dxa"/>
        <w:tblLook w:val="04A0" w:firstRow="1" w:lastRow="0" w:firstColumn="1" w:lastColumn="0" w:noHBand="0" w:noVBand="1"/>
      </w:tblPr>
      <w:tblGrid>
        <w:gridCol w:w="1873"/>
        <w:gridCol w:w="1938"/>
        <w:gridCol w:w="1938"/>
        <w:gridCol w:w="1938"/>
        <w:gridCol w:w="1938"/>
      </w:tblGrid>
      <w:tr w:rsidR="00CC3CB0" w14:paraId="0A44C827" w14:textId="77777777">
        <w:tc>
          <w:tcPr>
            <w:tcW w:w="1873" w:type="dxa"/>
            <w:tcBorders>
              <w:top w:val="single" w:sz="4" w:space="0" w:color="auto"/>
              <w:left w:val="single" w:sz="4" w:space="0" w:color="auto"/>
              <w:bottom w:val="single" w:sz="4" w:space="0" w:color="auto"/>
              <w:right w:val="single" w:sz="4" w:space="0" w:color="auto"/>
            </w:tcBorders>
          </w:tcPr>
          <w:p w14:paraId="0A44C822" w14:textId="77777777" w:rsidR="00CC3CB0" w:rsidRDefault="00000000">
            <w:pPr>
              <w:spacing w:before="50"/>
              <w:rPr>
                <w:b/>
                <w:color w:val="244061"/>
                <w:sz w:val="21"/>
                <w:szCs w:val="21"/>
                <w:lang w:eastAsia="zh-CN"/>
              </w:rPr>
            </w:pPr>
            <w:r>
              <w:rPr>
                <w:b/>
                <w:color w:val="244061"/>
                <w:sz w:val="21"/>
                <w:szCs w:val="21"/>
                <w:lang w:eastAsia="zh-CN"/>
              </w:rPr>
              <w:t>Security Area</w:t>
            </w:r>
          </w:p>
        </w:tc>
        <w:tc>
          <w:tcPr>
            <w:tcW w:w="1938" w:type="dxa"/>
            <w:tcBorders>
              <w:top w:val="single" w:sz="4" w:space="0" w:color="auto"/>
              <w:left w:val="single" w:sz="4" w:space="0" w:color="auto"/>
              <w:bottom w:val="single" w:sz="4" w:space="0" w:color="auto"/>
              <w:right w:val="single" w:sz="4" w:space="0" w:color="auto"/>
            </w:tcBorders>
          </w:tcPr>
          <w:p w14:paraId="0A44C823" w14:textId="77777777" w:rsidR="00CC3CB0" w:rsidRDefault="00000000">
            <w:pPr>
              <w:spacing w:before="50"/>
              <w:rPr>
                <w:b/>
                <w:color w:val="244061"/>
                <w:sz w:val="21"/>
                <w:szCs w:val="21"/>
                <w:lang w:eastAsia="zh-CN"/>
              </w:rPr>
            </w:pPr>
            <w:r>
              <w:rPr>
                <w:b/>
                <w:color w:val="244061"/>
                <w:sz w:val="21"/>
                <w:szCs w:val="21"/>
                <w:lang w:eastAsia="zh-CN"/>
              </w:rPr>
              <w:t>Tier 1</w:t>
            </w:r>
          </w:p>
        </w:tc>
        <w:tc>
          <w:tcPr>
            <w:tcW w:w="1938" w:type="dxa"/>
            <w:tcBorders>
              <w:top w:val="single" w:sz="4" w:space="0" w:color="auto"/>
              <w:left w:val="single" w:sz="4" w:space="0" w:color="auto"/>
              <w:bottom w:val="single" w:sz="4" w:space="0" w:color="auto"/>
              <w:right w:val="single" w:sz="4" w:space="0" w:color="auto"/>
            </w:tcBorders>
          </w:tcPr>
          <w:p w14:paraId="0A44C824" w14:textId="77777777" w:rsidR="00CC3CB0" w:rsidRDefault="00000000">
            <w:pPr>
              <w:spacing w:before="50"/>
              <w:rPr>
                <w:b/>
                <w:color w:val="244061"/>
                <w:sz w:val="21"/>
                <w:szCs w:val="21"/>
                <w:lang w:eastAsia="zh-CN"/>
              </w:rPr>
            </w:pPr>
            <w:r>
              <w:rPr>
                <w:b/>
                <w:color w:val="244061"/>
                <w:sz w:val="21"/>
                <w:szCs w:val="21"/>
                <w:lang w:eastAsia="zh-CN"/>
              </w:rPr>
              <w:t>Tier 2</w:t>
            </w:r>
          </w:p>
        </w:tc>
        <w:tc>
          <w:tcPr>
            <w:tcW w:w="1938" w:type="dxa"/>
            <w:tcBorders>
              <w:top w:val="single" w:sz="4" w:space="0" w:color="auto"/>
              <w:left w:val="single" w:sz="4" w:space="0" w:color="auto"/>
              <w:bottom w:val="single" w:sz="4" w:space="0" w:color="auto"/>
              <w:right w:val="single" w:sz="4" w:space="0" w:color="auto"/>
            </w:tcBorders>
          </w:tcPr>
          <w:p w14:paraId="0A44C825" w14:textId="77777777" w:rsidR="00CC3CB0" w:rsidRDefault="00000000">
            <w:pPr>
              <w:spacing w:before="50"/>
              <w:rPr>
                <w:b/>
                <w:color w:val="244061"/>
                <w:sz w:val="21"/>
                <w:szCs w:val="21"/>
                <w:lang w:eastAsia="zh-CN"/>
              </w:rPr>
            </w:pPr>
            <w:r>
              <w:rPr>
                <w:b/>
                <w:color w:val="244061"/>
                <w:sz w:val="21"/>
                <w:szCs w:val="21"/>
                <w:lang w:eastAsia="zh-CN"/>
              </w:rPr>
              <w:t>Tier 3</w:t>
            </w:r>
          </w:p>
        </w:tc>
        <w:tc>
          <w:tcPr>
            <w:tcW w:w="1938" w:type="dxa"/>
            <w:tcBorders>
              <w:top w:val="single" w:sz="4" w:space="0" w:color="auto"/>
              <w:left w:val="single" w:sz="4" w:space="0" w:color="auto"/>
              <w:bottom w:val="single" w:sz="4" w:space="0" w:color="auto"/>
              <w:right w:val="single" w:sz="4" w:space="0" w:color="auto"/>
            </w:tcBorders>
          </w:tcPr>
          <w:p w14:paraId="0A44C826" w14:textId="77777777" w:rsidR="00CC3CB0" w:rsidRDefault="00000000">
            <w:pPr>
              <w:spacing w:before="50"/>
              <w:rPr>
                <w:b/>
                <w:color w:val="244061"/>
                <w:sz w:val="21"/>
                <w:szCs w:val="21"/>
                <w:lang w:eastAsia="zh-CN"/>
              </w:rPr>
            </w:pPr>
            <w:r>
              <w:rPr>
                <w:b/>
                <w:color w:val="244061"/>
                <w:sz w:val="21"/>
                <w:szCs w:val="21"/>
                <w:lang w:eastAsia="zh-CN"/>
              </w:rPr>
              <w:t>Tier 4</w:t>
            </w:r>
          </w:p>
        </w:tc>
      </w:tr>
      <w:tr w:rsidR="00CC3CB0" w14:paraId="0A44C82E" w14:textId="77777777">
        <w:tc>
          <w:tcPr>
            <w:tcW w:w="1873" w:type="dxa"/>
            <w:tcBorders>
              <w:top w:val="single" w:sz="4" w:space="0" w:color="auto"/>
              <w:left w:val="single" w:sz="4" w:space="0" w:color="auto"/>
              <w:bottom w:val="single" w:sz="4" w:space="0" w:color="auto"/>
              <w:right w:val="single" w:sz="4" w:space="0" w:color="auto"/>
            </w:tcBorders>
          </w:tcPr>
          <w:p w14:paraId="0A44C828" w14:textId="77777777" w:rsidR="00CC3CB0" w:rsidRDefault="00000000">
            <w:pPr>
              <w:spacing w:before="50"/>
              <w:rPr>
                <w:b/>
                <w:color w:val="244061"/>
                <w:sz w:val="21"/>
                <w:szCs w:val="21"/>
                <w:lang w:eastAsia="zh-CN"/>
              </w:rPr>
            </w:pPr>
            <w:r>
              <w:rPr>
                <w:b/>
                <w:color w:val="244061"/>
                <w:sz w:val="21"/>
                <w:szCs w:val="21"/>
                <w:lang w:eastAsia="zh-CN"/>
              </w:rPr>
              <w:t>Confidentiality</w:t>
            </w:r>
          </w:p>
          <w:p w14:paraId="0A44C829" w14:textId="77777777" w:rsidR="00CC3CB0" w:rsidRDefault="00000000">
            <w:pPr>
              <w:spacing w:before="50"/>
              <w:rPr>
                <w:b/>
                <w:color w:val="244061"/>
                <w:sz w:val="21"/>
                <w:szCs w:val="21"/>
                <w:lang w:eastAsia="zh-CN"/>
              </w:rPr>
            </w:pPr>
            <w:r>
              <w:rPr>
                <w:b/>
                <w:color w:val="244061"/>
                <w:sz w:val="21"/>
                <w:szCs w:val="21"/>
                <w:lang w:eastAsia="zh-CN"/>
              </w:rPr>
              <w:t>and Integrity</w:t>
            </w:r>
          </w:p>
        </w:tc>
        <w:tc>
          <w:tcPr>
            <w:tcW w:w="1938" w:type="dxa"/>
            <w:tcBorders>
              <w:top w:val="single" w:sz="4" w:space="0" w:color="auto"/>
              <w:left w:val="single" w:sz="4" w:space="0" w:color="auto"/>
              <w:bottom w:val="single" w:sz="4" w:space="0" w:color="auto"/>
              <w:right w:val="single" w:sz="4" w:space="0" w:color="auto"/>
            </w:tcBorders>
          </w:tcPr>
          <w:p w14:paraId="0A44C82A" w14:textId="77777777" w:rsidR="00CC3CB0" w:rsidRDefault="00000000">
            <w:pPr>
              <w:spacing w:before="50"/>
              <w:rPr>
                <w:color w:val="244061"/>
                <w:sz w:val="20"/>
                <w:szCs w:val="20"/>
                <w:lang w:eastAsia="zh-CN"/>
              </w:rPr>
            </w:pPr>
            <w:r>
              <w:rPr>
                <w:color w:val="244061"/>
                <w:sz w:val="20"/>
                <w:lang w:eastAsia="zh-CN"/>
              </w:rPr>
              <w:t>Secret</w:t>
            </w:r>
          </w:p>
        </w:tc>
        <w:tc>
          <w:tcPr>
            <w:tcW w:w="1938" w:type="dxa"/>
            <w:tcBorders>
              <w:top w:val="single" w:sz="4" w:space="0" w:color="auto"/>
              <w:left w:val="single" w:sz="4" w:space="0" w:color="auto"/>
              <w:bottom w:val="single" w:sz="4" w:space="0" w:color="auto"/>
              <w:right w:val="single" w:sz="4" w:space="0" w:color="auto"/>
            </w:tcBorders>
          </w:tcPr>
          <w:p w14:paraId="0A44C82B" w14:textId="77777777" w:rsidR="00CC3CB0" w:rsidRDefault="00000000">
            <w:pPr>
              <w:spacing w:before="50"/>
              <w:rPr>
                <w:color w:val="244061"/>
                <w:sz w:val="20"/>
                <w:lang w:eastAsia="zh-CN"/>
              </w:rPr>
            </w:pPr>
            <w:r>
              <w:rPr>
                <w:color w:val="244061"/>
                <w:sz w:val="20"/>
                <w:lang w:eastAsia="zh-CN"/>
              </w:rPr>
              <w:t>Confidential</w:t>
            </w:r>
          </w:p>
        </w:tc>
        <w:tc>
          <w:tcPr>
            <w:tcW w:w="1938" w:type="dxa"/>
            <w:tcBorders>
              <w:top w:val="single" w:sz="4" w:space="0" w:color="auto"/>
              <w:left w:val="single" w:sz="4" w:space="0" w:color="auto"/>
              <w:bottom w:val="single" w:sz="4" w:space="0" w:color="auto"/>
              <w:right w:val="single" w:sz="4" w:space="0" w:color="auto"/>
            </w:tcBorders>
          </w:tcPr>
          <w:p w14:paraId="0A44C82C" w14:textId="77777777" w:rsidR="00CC3CB0" w:rsidRDefault="00000000">
            <w:pPr>
              <w:spacing w:before="50"/>
              <w:rPr>
                <w:color w:val="244061"/>
                <w:sz w:val="20"/>
                <w:lang w:eastAsia="zh-CN"/>
              </w:rPr>
            </w:pPr>
            <w:r>
              <w:rPr>
                <w:color w:val="244061"/>
                <w:sz w:val="20"/>
                <w:highlight w:val="yellow"/>
                <w:lang w:eastAsia="zh-CN"/>
              </w:rPr>
              <w:t xml:space="preserve">Internal </w:t>
            </w:r>
          </w:p>
        </w:tc>
        <w:tc>
          <w:tcPr>
            <w:tcW w:w="1938" w:type="dxa"/>
            <w:tcBorders>
              <w:top w:val="single" w:sz="4" w:space="0" w:color="auto"/>
              <w:left w:val="single" w:sz="4" w:space="0" w:color="auto"/>
              <w:bottom w:val="single" w:sz="4" w:space="0" w:color="auto"/>
              <w:right w:val="single" w:sz="4" w:space="0" w:color="auto"/>
            </w:tcBorders>
          </w:tcPr>
          <w:p w14:paraId="0A44C82D" w14:textId="77777777" w:rsidR="00CC3CB0" w:rsidRDefault="00000000">
            <w:pPr>
              <w:spacing w:before="50"/>
              <w:rPr>
                <w:color w:val="244061"/>
                <w:sz w:val="20"/>
                <w:lang w:eastAsia="zh-CN"/>
              </w:rPr>
            </w:pPr>
            <w:r>
              <w:rPr>
                <w:color w:val="244061"/>
                <w:sz w:val="20"/>
                <w:lang w:eastAsia="zh-CN"/>
              </w:rPr>
              <w:t>Public</w:t>
            </w:r>
          </w:p>
        </w:tc>
      </w:tr>
      <w:tr w:rsidR="00CC3CB0" w14:paraId="0A44C834" w14:textId="77777777">
        <w:tc>
          <w:tcPr>
            <w:tcW w:w="1873" w:type="dxa"/>
            <w:tcBorders>
              <w:top w:val="single" w:sz="4" w:space="0" w:color="auto"/>
              <w:left w:val="single" w:sz="4" w:space="0" w:color="auto"/>
              <w:bottom w:val="single" w:sz="4" w:space="0" w:color="auto"/>
              <w:right w:val="single" w:sz="4" w:space="0" w:color="auto"/>
            </w:tcBorders>
          </w:tcPr>
          <w:p w14:paraId="0A44C82F" w14:textId="77777777" w:rsidR="00CC3CB0" w:rsidRDefault="00000000">
            <w:pPr>
              <w:spacing w:before="50"/>
              <w:rPr>
                <w:b/>
                <w:color w:val="244061"/>
                <w:sz w:val="21"/>
                <w:szCs w:val="21"/>
                <w:lang w:eastAsia="zh-CN"/>
              </w:rPr>
            </w:pPr>
            <w:r>
              <w:rPr>
                <w:b/>
                <w:color w:val="244061"/>
                <w:sz w:val="21"/>
                <w:szCs w:val="21"/>
                <w:lang w:eastAsia="zh-CN"/>
              </w:rPr>
              <w:lastRenderedPageBreak/>
              <w:t>Availability</w:t>
            </w:r>
          </w:p>
        </w:tc>
        <w:tc>
          <w:tcPr>
            <w:tcW w:w="1938" w:type="dxa"/>
            <w:tcBorders>
              <w:top w:val="single" w:sz="4" w:space="0" w:color="auto"/>
              <w:left w:val="single" w:sz="4" w:space="0" w:color="auto"/>
              <w:bottom w:val="single" w:sz="4" w:space="0" w:color="auto"/>
              <w:right w:val="single" w:sz="4" w:space="0" w:color="auto"/>
            </w:tcBorders>
          </w:tcPr>
          <w:p w14:paraId="0A44C830" w14:textId="77777777" w:rsidR="00CC3CB0" w:rsidRDefault="00000000">
            <w:pPr>
              <w:spacing w:before="50"/>
              <w:rPr>
                <w:color w:val="244061"/>
                <w:sz w:val="20"/>
                <w:szCs w:val="20"/>
                <w:lang w:eastAsia="zh-CN"/>
              </w:rPr>
            </w:pPr>
            <w:r>
              <w:rPr>
                <w:color w:val="244061"/>
                <w:sz w:val="20"/>
                <w:lang w:eastAsia="zh-CN"/>
              </w:rPr>
              <w:t>Production Critical</w:t>
            </w:r>
          </w:p>
        </w:tc>
        <w:tc>
          <w:tcPr>
            <w:tcW w:w="1938" w:type="dxa"/>
            <w:tcBorders>
              <w:top w:val="single" w:sz="4" w:space="0" w:color="auto"/>
              <w:left w:val="single" w:sz="4" w:space="0" w:color="auto"/>
              <w:bottom w:val="single" w:sz="4" w:space="0" w:color="auto"/>
              <w:right w:val="single" w:sz="4" w:space="0" w:color="auto"/>
            </w:tcBorders>
          </w:tcPr>
          <w:p w14:paraId="0A44C831" w14:textId="77777777" w:rsidR="00CC3CB0" w:rsidRDefault="00000000">
            <w:pPr>
              <w:spacing w:before="50"/>
              <w:rPr>
                <w:color w:val="244061"/>
                <w:sz w:val="20"/>
                <w:lang w:eastAsia="zh-CN"/>
              </w:rPr>
            </w:pPr>
            <w:r>
              <w:rPr>
                <w:color w:val="244061"/>
                <w:sz w:val="20"/>
                <w:lang w:eastAsia="zh-CN"/>
              </w:rPr>
              <w:t>Business Critical</w:t>
            </w:r>
          </w:p>
        </w:tc>
        <w:tc>
          <w:tcPr>
            <w:tcW w:w="1938" w:type="dxa"/>
            <w:tcBorders>
              <w:top w:val="single" w:sz="4" w:space="0" w:color="auto"/>
              <w:left w:val="single" w:sz="4" w:space="0" w:color="auto"/>
              <w:bottom w:val="single" w:sz="4" w:space="0" w:color="auto"/>
              <w:right w:val="single" w:sz="4" w:space="0" w:color="auto"/>
            </w:tcBorders>
          </w:tcPr>
          <w:p w14:paraId="0A44C832" w14:textId="77777777" w:rsidR="00CC3CB0" w:rsidRDefault="00000000">
            <w:pPr>
              <w:spacing w:before="50"/>
              <w:rPr>
                <w:color w:val="244061"/>
                <w:sz w:val="20"/>
                <w:lang w:eastAsia="zh-CN"/>
              </w:rPr>
            </w:pPr>
            <w:r>
              <w:rPr>
                <w:color w:val="244061"/>
                <w:sz w:val="20"/>
                <w:highlight w:val="yellow"/>
                <w:lang w:eastAsia="zh-CN"/>
              </w:rPr>
              <w:t>Business Important</w:t>
            </w:r>
          </w:p>
        </w:tc>
        <w:tc>
          <w:tcPr>
            <w:tcW w:w="1938" w:type="dxa"/>
            <w:tcBorders>
              <w:top w:val="single" w:sz="4" w:space="0" w:color="auto"/>
              <w:left w:val="single" w:sz="4" w:space="0" w:color="auto"/>
              <w:bottom w:val="single" w:sz="4" w:space="0" w:color="auto"/>
              <w:right w:val="single" w:sz="4" w:space="0" w:color="auto"/>
            </w:tcBorders>
          </w:tcPr>
          <w:p w14:paraId="0A44C833" w14:textId="77777777" w:rsidR="00CC3CB0" w:rsidRDefault="00CC3CB0">
            <w:pPr>
              <w:spacing w:before="50"/>
              <w:rPr>
                <w:color w:val="244061"/>
                <w:sz w:val="20"/>
                <w:lang w:eastAsia="zh-CN"/>
              </w:rPr>
            </w:pPr>
          </w:p>
        </w:tc>
      </w:tr>
    </w:tbl>
    <w:p w14:paraId="0A44C835" w14:textId="77777777" w:rsidR="00CC3CB0" w:rsidRDefault="00000000">
      <w:pPr>
        <w:pStyle w:val="2"/>
        <w:numPr>
          <w:ilvl w:val="1"/>
          <w:numId w:val="11"/>
        </w:numPr>
        <w:ind w:left="360"/>
        <w:rPr>
          <w:rFonts w:cs="Arial"/>
          <w:color w:val="244061"/>
        </w:rPr>
      </w:pPr>
      <w:bookmarkStart w:id="106" w:name="_Toc63609931"/>
      <w:bookmarkStart w:id="107" w:name="_Toc92888664"/>
      <w:bookmarkStart w:id="108" w:name="_Toc62811797"/>
      <w:r>
        <w:rPr>
          <w:rFonts w:cs="Arial"/>
          <w:color w:val="244061"/>
        </w:rPr>
        <w:t>Commercial Compliance</w:t>
      </w:r>
      <w:bookmarkEnd w:id="106"/>
      <w:bookmarkEnd w:id="107"/>
      <w:bookmarkEnd w:id="108"/>
    </w:p>
    <w:p w14:paraId="0A44C836" w14:textId="77777777" w:rsidR="00CC3CB0" w:rsidRDefault="00000000">
      <w:pPr>
        <w:spacing w:before="50"/>
        <w:ind w:left="720"/>
        <w:rPr>
          <w:rFonts w:ascii="Arial" w:hAnsi="Arial" w:cs="Arial"/>
          <w:i/>
          <w:iCs/>
          <w:color w:val="3366FF"/>
          <w:sz w:val="20"/>
          <w:szCs w:val="20"/>
        </w:rPr>
      </w:pPr>
      <w:r>
        <w:rPr>
          <w:rFonts w:ascii="Arial" w:hAnsi="Arial" w:cs="Arial"/>
          <w:i/>
          <w:iCs/>
          <w:color w:val="3366FF"/>
          <w:sz w:val="20"/>
          <w:szCs w:val="20"/>
        </w:rPr>
        <w:t>(Any if you need)-TISAX Information Security Base/High/Very High and TISAX Prototype Protection</w:t>
      </w:r>
    </w:p>
    <w:p w14:paraId="0A44C837" w14:textId="77777777" w:rsidR="00CC3CB0" w:rsidRDefault="00CC3CB0">
      <w:pPr>
        <w:ind w:left="709"/>
        <w:rPr>
          <w:i/>
          <w:sz w:val="22"/>
          <w:szCs w:val="20"/>
          <w:lang w:eastAsia="zh-CN"/>
        </w:rPr>
      </w:pPr>
    </w:p>
    <w:p w14:paraId="0A44C838" w14:textId="77777777" w:rsidR="00CC3CB0" w:rsidRDefault="00000000">
      <w:pPr>
        <w:pStyle w:val="2"/>
        <w:numPr>
          <w:ilvl w:val="1"/>
          <w:numId w:val="11"/>
        </w:numPr>
        <w:ind w:left="360"/>
        <w:rPr>
          <w:rFonts w:cs="Arial"/>
          <w:color w:val="244061"/>
        </w:rPr>
      </w:pPr>
      <w:bookmarkStart w:id="109" w:name="_Toc63609932"/>
      <w:bookmarkStart w:id="110" w:name="_Toc92888665"/>
      <w:bookmarkStart w:id="111" w:name="_Toc62811798"/>
      <w:r>
        <w:rPr>
          <w:rFonts w:cs="Arial"/>
          <w:color w:val="244061"/>
        </w:rPr>
        <w:t>Access Control</w:t>
      </w:r>
      <w:bookmarkEnd w:id="109"/>
      <w:bookmarkEnd w:id="110"/>
      <w:bookmarkEnd w:id="111"/>
    </w:p>
    <w:p w14:paraId="0A44C839" w14:textId="77777777" w:rsidR="00CC3CB0" w:rsidRDefault="00000000">
      <w:pPr>
        <w:spacing w:before="50"/>
        <w:ind w:left="720"/>
        <w:rPr>
          <w:rFonts w:ascii="Arial" w:hAnsi="Arial" w:cs="Arial"/>
          <w:i/>
          <w:iCs/>
          <w:color w:val="3366FF"/>
          <w:sz w:val="20"/>
          <w:szCs w:val="20"/>
        </w:rPr>
      </w:pPr>
      <w:r>
        <w:rPr>
          <w:rFonts w:ascii="Arial" w:hAnsi="Arial" w:cs="Arial"/>
          <w:i/>
          <w:iCs/>
          <w:color w:val="3366FF"/>
          <w:sz w:val="20"/>
          <w:szCs w:val="20"/>
        </w:rPr>
        <w:t>(Any if you need)-Single sign on/ Multiple Roles, Permissions to support Segregation of Duties</w:t>
      </w:r>
    </w:p>
    <w:p w14:paraId="0A44C83A" w14:textId="77777777" w:rsidR="00CC3CB0" w:rsidRDefault="00CC3CB0">
      <w:pPr>
        <w:spacing w:before="50"/>
        <w:ind w:left="709"/>
        <w:rPr>
          <w:sz w:val="21"/>
          <w:szCs w:val="21"/>
          <w:lang w:eastAsia="zh-CN"/>
        </w:rPr>
      </w:pPr>
    </w:p>
    <w:p w14:paraId="0A44C83B" w14:textId="77777777" w:rsidR="00CC3CB0" w:rsidRDefault="00000000">
      <w:pPr>
        <w:pStyle w:val="2"/>
        <w:numPr>
          <w:ilvl w:val="1"/>
          <w:numId w:val="11"/>
        </w:numPr>
        <w:ind w:left="360"/>
        <w:rPr>
          <w:rFonts w:cs="Arial"/>
          <w:color w:val="244061"/>
        </w:rPr>
      </w:pPr>
      <w:bookmarkStart w:id="112" w:name="_Toc62811799"/>
      <w:bookmarkStart w:id="113" w:name="_Toc92888666"/>
      <w:bookmarkStart w:id="114" w:name="_Toc63609933"/>
      <w:r>
        <w:rPr>
          <w:rFonts w:cs="Arial"/>
          <w:color w:val="244061"/>
        </w:rPr>
        <w:t>Audit Logs</w:t>
      </w:r>
      <w:bookmarkEnd w:id="112"/>
      <w:bookmarkEnd w:id="113"/>
      <w:bookmarkEnd w:id="114"/>
    </w:p>
    <w:p w14:paraId="0A44C83C" w14:textId="77777777" w:rsidR="00CC3CB0" w:rsidRDefault="00000000">
      <w:pPr>
        <w:spacing w:before="50"/>
        <w:ind w:left="720"/>
        <w:rPr>
          <w:rFonts w:ascii="Arial" w:hAnsi="Arial" w:cs="Arial"/>
          <w:i/>
          <w:iCs/>
          <w:color w:val="3366FF"/>
          <w:sz w:val="20"/>
          <w:szCs w:val="20"/>
        </w:rPr>
      </w:pPr>
      <w:bookmarkStart w:id="115" w:name="_Hlk63609677"/>
      <w:r>
        <w:rPr>
          <w:rFonts w:ascii="Arial" w:hAnsi="Arial" w:cs="Arial"/>
          <w:i/>
          <w:iCs/>
          <w:color w:val="3366FF"/>
          <w:sz w:val="20"/>
          <w:szCs w:val="20"/>
        </w:rPr>
        <w:t>(Any if you need)</w:t>
      </w:r>
    </w:p>
    <w:bookmarkEnd w:id="115"/>
    <w:p w14:paraId="0A44C83D" w14:textId="77777777" w:rsidR="00CC3CB0" w:rsidRDefault="00CC3CB0">
      <w:pPr>
        <w:spacing w:before="50"/>
        <w:ind w:left="720"/>
        <w:rPr>
          <w:i/>
          <w:color w:val="FF0000"/>
          <w:sz w:val="21"/>
          <w:szCs w:val="21"/>
          <w:highlight w:val="yellow"/>
          <w:lang w:eastAsia="zh-CN"/>
        </w:rPr>
      </w:pPr>
    </w:p>
    <w:p w14:paraId="0A44C83E" w14:textId="77777777" w:rsidR="00CC3CB0" w:rsidRDefault="00000000">
      <w:pPr>
        <w:pStyle w:val="2"/>
        <w:numPr>
          <w:ilvl w:val="1"/>
          <w:numId w:val="11"/>
        </w:numPr>
        <w:ind w:left="360"/>
        <w:rPr>
          <w:rFonts w:cs="Arial"/>
          <w:color w:val="244061"/>
        </w:rPr>
      </w:pPr>
      <w:bookmarkStart w:id="116" w:name="_Toc62811800"/>
      <w:bookmarkStart w:id="117" w:name="_Toc63609934"/>
      <w:bookmarkStart w:id="118" w:name="_Toc92888667"/>
      <w:r>
        <w:rPr>
          <w:rFonts w:cs="Arial"/>
          <w:color w:val="244061"/>
        </w:rPr>
        <w:t>End Point Security</w:t>
      </w:r>
      <w:bookmarkEnd w:id="116"/>
      <w:bookmarkEnd w:id="117"/>
      <w:bookmarkEnd w:id="118"/>
    </w:p>
    <w:p w14:paraId="0A44C83F" w14:textId="77777777" w:rsidR="00CC3CB0" w:rsidRDefault="00000000">
      <w:pPr>
        <w:spacing w:before="50"/>
        <w:ind w:left="720"/>
        <w:rPr>
          <w:rFonts w:ascii="Arial" w:hAnsi="Arial" w:cs="Arial"/>
          <w:i/>
          <w:iCs/>
          <w:color w:val="3366FF"/>
          <w:sz w:val="20"/>
          <w:szCs w:val="20"/>
        </w:rPr>
      </w:pPr>
      <w:r>
        <w:rPr>
          <w:rFonts w:ascii="Arial" w:hAnsi="Arial" w:cs="Arial"/>
          <w:i/>
          <w:iCs/>
          <w:color w:val="3366FF"/>
          <w:sz w:val="20"/>
          <w:szCs w:val="20"/>
        </w:rPr>
        <w:t>(Any if you need)</w:t>
      </w:r>
    </w:p>
    <w:p w14:paraId="0A44C840" w14:textId="77777777" w:rsidR="00CC3CB0" w:rsidRDefault="00CC3CB0">
      <w:pPr>
        <w:spacing w:before="50"/>
        <w:ind w:left="709"/>
        <w:rPr>
          <w:sz w:val="21"/>
          <w:szCs w:val="21"/>
          <w:lang w:eastAsia="zh-CN"/>
        </w:rPr>
      </w:pPr>
    </w:p>
    <w:p w14:paraId="0A44C841" w14:textId="77777777" w:rsidR="00CC3CB0" w:rsidRDefault="00000000">
      <w:pPr>
        <w:pStyle w:val="2"/>
        <w:numPr>
          <w:ilvl w:val="1"/>
          <w:numId w:val="11"/>
        </w:numPr>
        <w:ind w:left="360"/>
        <w:rPr>
          <w:rFonts w:cs="Arial"/>
          <w:color w:val="244061"/>
        </w:rPr>
      </w:pPr>
      <w:bookmarkStart w:id="119" w:name="_Toc63609935"/>
      <w:bookmarkStart w:id="120" w:name="_Toc92888668"/>
      <w:bookmarkEnd w:id="105"/>
      <w:r>
        <w:rPr>
          <w:rFonts w:cs="Arial"/>
          <w:color w:val="244061"/>
        </w:rPr>
        <w:t>System Disaster Recovery Requirements</w:t>
      </w:r>
      <w:bookmarkEnd w:id="119"/>
      <w:bookmarkEnd w:id="120"/>
    </w:p>
    <w:p w14:paraId="0A44C842" w14:textId="77777777" w:rsidR="00CC3CB0" w:rsidRDefault="00000000">
      <w:pPr>
        <w:spacing w:before="50"/>
        <w:ind w:left="720"/>
        <w:rPr>
          <w:rFonts w:ascii="Arial" w:hAnsi="Arial" w:cs="Arial"/>
          <w:i/>
          <w:iCs/>
          <w:color w:val="3366FF"/>
          <w:sz w:val="20"/>
          <w:szCs w:val="20"/>
        </w:rPr>
      </w:pPr>
      <w:bookmarkStart w:id="121" w:name="_Hlk50101517"/>
      <w:bookmarkStart w:id="122" w:name="_Hlk63609651"/>
      <w:r>
        <w:rPr>
          <w:rFonts w:ascii="Arial" w:hAnsi="Arial" w:cs="Arial"/>
          <w:i/>
          <w:iCs/>
          <w:color w:val="3366FF"/>
          <w:sz w:val="20"/>
          <w:szCs w:val="20"/>
        </w:rPr>
        <w:t>(Any if you need)</w:t>
      </w:r>
      <w:bookmarkEnd w:id="121"/>
      <w:bookmarkEnd w:id="122"/>
    </w:p>
    <w:p w14:paraId="0A44C843" w14:textId="77777777" w:rsidR="00CC3CB0" w:rsidRDefault="00CC3CB0">
      <w:pPr>
        <w:rPr>
          <w:rFonts w:ascii="Arial" w:hAnsi="Arial" w:cs="Arial"/>
          <w:sz w:val="20"/>
          <w:szCs w:val="20"/>
        </w:rPr>
      </w:pPr>
    </w:p>
    <w:p w14:paraId="0A44C844" w14:textId="77777777" w:rsidR="00CC3CB0" w:rsidRDefault="00000000">
      <w:pPr>
        <w:pStyle w:val="1"/>
        <w:numPr>
          <w:ilvl w:val="0"/>
          <w:numId w:val="11"/>
        </w:numPr>
        <w:spacing w:before="240" w:after="240"/>
      </w:pPr>
      <w:bookmarkStart w:id="123" w:name="_Toc92888669"/>
      <w:r>
        <w:t>Operations Requirements</w:t>
      </w:r>
      <w:bookmarkEnd w:id="123"/>
    </w:p>
    <w:p w14:paraId="0A44C845" w14:textId="77777777" w:rsidR="00CC3CB0" w:rsidRDefault="00000000">
      <w:pPr>
        <w:spacing w:before="50"/>
        <w:ind w:left="720"/>
        <w:rPr>
          <w:rFonts w:ascii="Arial" w:hAnsi="Arial" w:cs="Arial"/>
          <w:i/>
          <w:iCs/>
          <w:color w:val="3366FF"/>
          <w:sz w:val="20"/>
          <w:szCs w:val="20"/>
        </w:rPr>
      </w:pPr>
      <w:r>
        <w:rPr>
          <w:rFonts w:ascii="Arial" w:hAnsi="Arial" w:cs="Arial"/>
          <w:i/>
          <w:iCs/>
          <w:color w:val="3366FF"/>
          <w:sz w:val="20"/>
          <w:szCs w:val="20"/>
        </w:rPr>
        <w:t xml:space="preserve"> (Service time 7*24*365, </w:t>
      </w:r>
      <w:proofErr w:type="gramStart"/>
      <w:r>
        <w:rPr>
          <w:rFonts w:ascii="Arial" w:hAnsi="Arial" w:cs="Arial"/>
          <w:i/>
          <w:iCs/>
          <w:color w:val="3366FF"/>
          <w:sz w:val="20"/>
          <w:szCs w:val="20"/>
        </w:rPr>
        <w:t>service language</w:t>
      </w:r>
      <w:proofErr w:type="gramEnd"/>
      <w:r>
        <w:rPr>
          <w:rFonts w:ascii="Arial" w:hAnsi="Arial" w:cs="Arial"/>
          <w:i/>
          <w:iCs/>
          <w:color w:val="3366FF"/>
          <w:sz w:val="20"/>
          <w:szCs w:val="20"/>
        </w:rPr>
        <w:t xml:space="preserve"> etc.)</w:t>
      </w:r>
    </w:p>
    <w:p w14:paraId="0A44C846" w14:textId="1801AB7D" w:rsidR="00CC3CB0" w:rsidRDefault="005B7B67">
      <w:pPr>
        <w:spacing w:before="50"/>
        <w:ind w:left="720"/>
        <w:rPr>
          <w:i/>
          <w:color w:val="FF0000"/>
          <w:sz w:val="21"/>
          <w:szCs w:val="21"/>
          <w:lang w:eastAsia="zh-CN"/>
        </w:rPr>
      </w:pPr>
      <w:r>
        <w:rPr>
          <w:rFonts w:ascii="Arial" w:hAnsi="Arial"/>
          <w:i/>
          <w:color w:val="FF0000"/>
          <w:sz w:val="21"/>
          <w:szCs w:val="21"/>
          <w:lang w:val="en-AU" w:eastAsia="zh-CN"/>
        </w:rPr>
        <w:object w:dxaOrig="1155" w:dyaOrig="802" w14:anchorId="0A44C8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6pt;height:40.05pt" o:ole="">
            <v:imagedata r:id="rId11" o:title=""/>
          </v:shape>
          <o:OLEObject Type="Embed" ProgID="Excel.Sheet.12" ShapeID="_x0000_i1025" DrawAspect="Icon" ObjectID="_1838461579" r:id="rId12"/>
        </w:object>
      </w:r>
    </w:p>
    <w:p w14:paraId="0A44C847" w14:textId="77777777" w:rsidR="00CC3CB0" w:rsidRDefault="00CC3CB0">
      <w:pPr>
        <w:rPr>
          <w:rFonts w:ascii="Arial" w:hAnsi="Arial" w:cs="Arial"/>
          <w:sz w:val="20"/>
          <w:szCs w:val="20"/>
        </w:rPr>
      </w:pPr>
    </w:p>
    <w:p w14:paraId="0A44C848" w14:textId="77777777" w:rsidR="00CC3CB0" w:rsidRDefault="00000000">
      <w:pPr>
        <w:pStyle w:val="1"/>
        <w:numPr>
          <w:ilvl w:val="0"/>
          <w:numId w:val="11"/>
        </w:numPr>
        <w:spacing w:before="240" w:after="240"/>
      </w:pPr>
      <w:bookmarkStart w:id="124" w:name="_Toc92888670"/>
      <w:r>
        <w:t>Non-Functional Requirements</w:t>
      </w:r>
      <w:bookmarkEnd w:id="101"/>
      <w:bookmarkEnd w:id="124"/>
    </w:p>
    <w:p w14:paraId="0A44C849" w14:textId="77777777" w:rsidR="00CC3CB0" w:rsidRDefault="00CC3CB0"/>
    <w:p w14:paraId="0A44C84A" w14:textId="77777777" w:rsidR="00CC3CB0" w:rsidRDefault="00000000">
      <w:pPr>
        <w:pStyle w:val="2"/>
        <w:numPr>
          <w:ilvl w:val="1"/>
          <w:numId w:val="11"/>
        </w:numPr>
        <w:ind w:left="360"/>
        <w:rPr>
          <w:rFonts w:cs="Arial"/>
          <w:color w:val="244061"/>
        </w:rPr>
      </w:pPr>
      <w:bookmarkStart w:id="125" w:name="_Toc283806181"/>
      <w:bookmarkStart w:id="126" w:name="_Toc181691298"/>
      <w:bookmarkStart w:id="127" w:name="_Toc92888671"/>
      <w:r>
        <w:rPr>
          <w:rFonts w:cs="Arial"/>
          <w:color w:val="244061"/>
        </w:rPr>
        <w:t>System Context (Interoperability)</w:t>
      </w:r>
      <w:bookmarkEnd w:id="125"/>
      <w:bookmarkEnd w:id="126"/>
      <w:bookmarkEnd w:id="127"/>
    </w:p>
    <w:p w14:paraId="0A44C84B" w14:textId="77777777" w:rsidR="00CC3CB0" w:rsidRDefault="00000000">
      <w:pPr>
        <w:rPr>
          <w:rFonts w:ascii="Arial" w:hAnsi="Arial" w:cs="Arial"/>
        </w:rPr>
      </w:pPr>
      <w:r>
        <w:rPr>
          <w:rFonts w:ascii="Arial" w:hAnsi="Arial" w:cs="Arial"/>
        </w:rPr>
        <w:t xml:space="preserve"> </w:t>
      </w:r>
    </w:p>
    <w:p w14:paraId="0A44C84C" w14:textId="77777777" w:rsidR="00CC3CB0" w:rsidRDefault="00000000">
      <w:pPr>
        <w:pStyle w:val="Instructions"/>
        <w:rPr>
          <w:rFonts w:cs="Arial"/>
        </w:rPr>
      </w:pPr>
      <w:r>
        <w:rPr>
          <w:rFonts w:cs="Arial"/>
        </w:rPr>
        <w:t>This sub-section addresses how the system relates to other existing products/applications within the environment.  Products can be independent and self-contained or a component of a larger system – this needs to be explicitly stated here; or by means of a “context” diagram i.e. a block diagram or data flow diagram displaying major components of a larger system, interconnections, and external interfaces.  Data flow diagrams may be included.</w:t>
      </w:r>
    </w:p>
    <w:p w14:paraId="0A44C84D" w14:textId="77777777" w:rsidR="00CC3CB0" w:rsidRDefault="00CC3CB0">
      <w:pPr>
        <w:rPr>
          <w:rFonts w:ascii="Arial" w:hAnsi="Arial" w:cs="Arial"/>
        </w:rPr>
      </w:pPr>
    </w:p>
    <w:p w14:paraId="0A44C84E" w14:textId="77777777" w:rsidR="00CC3CB0" w:rsidRDefault="00000000">
      <w:pPr>
        <w:pStyle w:val="2"/>
        <w:numPr>
          <w:ilvl w:val="1"/>
          <w:numId w:val="11"/>
        </w:numPr>
        <w:ind w:left="360"/>
        <w:rPr>
          <w:rFonts w:cs="Arial"/>
          <w:color w:val="244061"/>
        </w:rPr>
      </w:pPr>
      <w:bookmarkStart w:id="128" w:name="_Toc181691299"/>
      <w:bookmarkStart w:id="129" w:name="_Toc92888672"/>
      <w:bookmarkStart w:id="130" w:name="_Toc283806182"/>
      <w:r>
        <w:rPr>
          <w:rFonts w:cs="Arial"/>
          <w:color w:val="244061"/>
        </w:rPr>
        <w:t>Other Requirements</w:t>
      </w:r>
      <w:bookmarkEnd w:id="128"/>
      <w:bookmarkEnd w:id="129"/>
      <w:bookmarkEnd w:id="130"/>
    </w:p>
    <w:p w14:paraId="0A44C84F" w14:textId="77777777" w:rsidR="00CC3CB0" w:rsidRDefault="00000000">
      <w:pPr>
        <w:pStyle w:val="a5"/>
        <w:rPr>
          <w:rFonts w:ascii="Arial" w:hAnsi="Arial" w:cs="Arial"/>
          <w:sz w:val="20"/>
          <w:szCs w:val="20"/>
        </w:rPr>
      </w:pPr>
      <w:r>
        <w:rPr>
          <w:rFonts w:ascii="Arial" w:hAnsi="Arial" w:cs="Arial"/>
          <w:b/>
          <w:sz w:val="20"/>
          <w:szCs w:val="20"/>
        </w:rPr>
        <w:t>Pr</w:t>
      </w:r>
      <w:r>
        <w:rPr>
          <w:rFonts w:ascii="Arial" w:hAnsi="Arial" w:cs="Arial"/>
          <w:sz w:val="20"/>
          <w:szCs w:val="20"/>
        </w:rPr>
        <w:t xml:space="preserve"> = Priority     H=Must Have     M= Should Have     L=Could Live Without</w:t>
      </w:r>
    </w:p>
    <w:p w14:paraId="0A44C850" w14:textId="77777777" w:rsidR="00CC3CB0" w:rsidRDefault="00CC3CB0">
      <w:pPr>
        <w:rPr>
          <w:rFonts w:ascii="Arial" w:hAnsi="Arial" w:cs="Arial"/>
        </w:rPr>
      </w:pP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6"/>
        <w:gridCol w:w="3899"/>
        <w:gridCol w:w="3859"/>
        <w:gridCol w:w="1066"/>
      </w:tblGrid>
      <w:tr w:rsidR="00CC3CB0" w14:paraId="0A44C855" w14:textId="77777777">
        <w:trPr>
          <w:cantSplit/>
          <w:tblHeader/>
        </w:trPr>
        <w:tc>
          <w:tcPr>
            <w:tcW w:w="1256" w:type="dxa"/>
            <w:tcBorders>
              <w:bottom w:val="single" w:sz="4" w:space="0" w:color="auto"/>
            </w:tcBorders>
            <w:shd w:val="clear" w:color="auto" w:fill="D9D9D9" w:themeFill="background1" w:themeFillShade="D9"/>
          </w:tcPr>
          <w:p w14:paraId="0A44C851" w14:textId="77777777" w:rsidR="00CC3CB0" w:rsidRDefault="00000000">
            <w:pPr>
              <w:ind w:left="360"/>
              <w:jc w:val="center"/>
              <w:rPr>
                <w:rFonts w:ascii="Arial" w:hAnsi="Arial" w:cs="Arial"/>
                <w:b/>
                <w:color w:val="17365D" w:themeColor="text2" w:themeShade="BF"/>
                <w:sz w:val="20"/>
                <w:szCs w:val="20"/>
              </w:rPr>
            </w:pPr>
            <w:r>
              <w:rPr>
                <w:rFonts w:ascii="Arial" w:hAnsi="Arial" w:cs="Arial"/>
                <w:b/>
                <w:color w:val="17365D" w:themeColor="text2" w:themeShade="BF"/>
                <w:sz w:val="20"/>
                <w:szCs w:val="20"/>
              </w:rPr>
              <w:t>#</w:t>
            </w:r>
          </w:p>
        </w:tc>
        <w:tc>
          <w:tcPr>
            <w:tcW w:w="3899" w:type="dxa"/>
            <w:tcBorders>
              <w:bottom w:val="single" w:sz="4" w:space="0" w:color="auto"/>
            </w:tcBorders>
            <w:shd w:val="clear" w:color="auto" w:fill="D9D9D9" w:themeFill="background1" w:themeFillShade="D9"/>
          </w:tcPr>
          <w:p w14:paraId="0A44C852" w14:textId="77777777" w:rsidR="00CC3CB0" w:rsidRDefault="00000000">
            <w:pPr>
              <w:ind w:left="360"/>
              <w:jc w:val="center"/>
              <w:rPr>
                <w:rFonts w:ascii="Arial" w:hAnsi="Arial" w:cs="Arial"/>
                <w:b/>
                <w:color w:val="17365D" w:themeColor="text2" w:themeShade="BF"/>
                <w:sz w:val="20"/>
                <w:szCs w:val="20"/>
              </w:rPr>
            </w:pPr>
            <w:r>
              <w:rPr>
                <w:rFonts w:ascii="Arial" w:hAnsi="Arial" w:cs="Arial"/>
                <w:b/>
                <w:color w:val="17365D" w:themeColor="text2" w:themeShade="BF"/>
                <w:sz w:val="20"/>
                <w:szCs w:val="20"/>
              </w:rPr>
              <w:t>Description</w:t>
            </w:r>
          </w:p>
        </w:tc>
        <w:tc>
          <w:tcPr>
            <w:tcW w:w="3859" w:type="dxa"/>
            <w:tcBorders>
              <w:bottom w:val="single" w:sz="4" w:space="0" w:color="auto"/>
            </w:tcBorders>
            <w:shd w:val="clear" w:color="auto" w:fill="D9D9D9" w:themeFill="background1" w:themeFillShade="D9"/>
          </w:tcPr>
          <w:p w14:paraId="0A44C853" w14:textId="77777777" w:rsidR="00CC3CB0" w:rsidRDefault="00000000">
            <w:pPr>
              <w:ind w:left="360"/>
              <w:jc w:val="center"/>
              <w:rPr>
                <w:rFonts w:ascii="Arial" w:hAnsi="Arial" w:cs="Arial"/>
                <w:b/>
                <w:color w:val="17365D" w:themeColor="text2" w:themeShade="BF"/>
                <w:sz w:val="20"/>
                <w:szCs w:val="20"/>
              </w:rPr>
            </w:pPr>
            <w:r>
              <w:rPr>
                <w:rFonts w:ascii="Arial" w:hAnsi="Arial" w:cs="Arial"/>
                <w:b/>
                <w:color w:val="17365D" w:themeColor="text2" w:themeShade="BF"/>
                <w:sz w:val="20"/>
                <w:szCs w:val="20"/>
              </w:rPr>
              <w:t>Requirement</w:t>
            </w:r>
          </w:p>
        </w:tc>
        <w:tc>
          <w:tcPr>
            <w:tcW w:w="1066" w:type="dxa"/>
            <w:tcBorders>
              <w:bottom w:val="single" w:sz="4" w:space="0" w:color="auto"/>
            </w:tcBorders>
            <w:shd w:val="clear" w:color="auto" w:fill="D9D9D9" w:themeFill="background1" w:themeFillShade="D9"/>
          </w:tcPr>
          <w:p w14:paraId="0A44C854" w14:textId="77777777" w:rsidR="00CC3CB0" w:rsidRDefault="00000000">
            <w:pPr>
              <w:jc w:val="center"/>
              <w:rPr>
                <w:rFonts w:ascii="Arial" w:hAnsi="Arial" w:cs="Arial"/>
                <w:b/>
                <w:color w:val="17365D" w:themeColor="text2" w:themeShade="BF"/>
                <w:sz w:val="20"/>
                <w:szCs w:val="20"/>
              </w:rPr>
            </w:pPr>
            <w:r>
              <w:rPr>
                <w:rFonts w:ascii="Arial" w:hAnsi="Arial" w:cs="Arial"/>
                <w:b/>
                <w:color w:val="17365D" w:themeColor="text2" w:themeShade="BF"/>
                <w:sz w:val="20"/>
                <w:szCs w:val="20"/>
              </w:rPr>
              <w:t>Pr</w:t>
            </w:r>
          </w:p>
        </w:tc>
      </w:tr>
      <w:tr w:rsidR="00CC3CB0" w14:paraId="0A44C85A" w14:textId="77777777">
        <w:trPr>
          <w:cantSplit/>
        </w:trPr>
        <w:tc>
          <w:tcPr>
            <w:tcW w:w="1256" w:type="dxa"/>
            <w:vAlign w:val="center"/>
          </w:tcPr>
          <w:p w14:paraId="0A44C856" w14:textId="77777777" w:rsidR="00CC3CB0" w:rsidRDefault="00000000">
            <w:pPr>
              <w:ind w:left="360"/>
              <w:rPr>
                <w:rFonts w:ascii="Arial" w:hAnsi="Arial" w:cs="Arial"/>
                <w:sz w:val="20"/>
                <w:szCs w:val="20"/>
              </w:rPr>
            </w:pPr>
            <w:r>
              <w:rPr>
                <w:rFonts w:ascii="Arial" w:hAnsi="Arial" w:cs="Arial"/>
                <w:sz w:val="20"/>
                <w:szCs w:val="20"/>
              </w:rPr>
              <w:t>NF.1</w:t>
            </w:r>
          </w:p>
        </w:tc>
        <w:tc>
          <w:tcPr>
            <w:tcW w:w="3899" w:type="dxa"/>
          </w:tcPr>
          <w:p w14:paraId="0A44C857" w14:textId="77777777" w:rsidR="00CC3CB0" w:rsidRDefault="00000000">
            <w:pPr>
              <w:ind w:left="360"/>
              <w:rPr>
                <w:rFonts w:ascii="Arial" w:hAnsi="Arial" w:cs="Arial"/>
                <w:sz w:val="20"/>
                <w:szCs w:val="20"/>
              </w:rPr>
            </w:pPr>
            <w:r>
              <w:rPr>
                <w:rFonts w:ascii="Arial" w:hAnsi="Arial" w:cs="Arial"/>
                <w:sz w:val="20"/>
                <w:szCs w:val="20"/>
              </w:rPr>
              <w:t>List the # of users the product is expected to support.</w:t>
            </w:r>
          </w:p>
        </w:tc>
        <w:tc>
          <w:tcPr>
            <w:tcW w:w="3859" w:type="dxa"/>
          </w:tcPr>
          <w:p w14:paraId="0A44C858" w14:textId="77777777" w:rsidR="00CC3CB0" w:rsidRDefault="00000000">
            <w:pPr>
              <w:ind w:left="360"/>
              <w:rPr>
                <w:rFonts w:ascii="Arial" w:hAnsi="Arial" w:cs="Arial"/>
                <w:sz w:val="20"/>
                <w:szCs w:val="20"/>
              </w:rPr>
            </w:pPr>
            <w:r>
              <w:rPr>
                <w:rFonts w:ascii="Arial" w:hAnsi="Arial" w:cs="Arial"/>
                <w:sz w:val="20"/>
                <w:szCs w:val="20"/>
              </w:rPr>
              <w:t>10% of PE, 50% of RE, CAE, 100% of Validation</w:t>
            </w:r>
          </w:p>
        </w:tc>
        <w:tc>
          <w:tcPr>
            <w:tcW w:w="1066" w:type="dxa"/>
          </w:tcPr>
          <w:p w14:paraId="0A44C859" w14:textId="77777777" w:rsidR="00CC3CB0" w:rsidRDefault="00CC3CB0">
            <w:pPr>
              <w:ind w:left="360"/>
              <w:rPr>
                <w:rFonts w:ascii="Arial" w:hAnsi="Arial" w:cs="Arial"/>
                <w:sz w:val="20"/>
                <w:szCs w:val="20"/>
              </w:rPr>
            </w:pPr>
          </w:p>
        </w:tc>
      </w:tr>
      <w:tr w:rsidR="00CC3CB0" w14:paraId="0A44C85F" w14:textId="77777777">
        <w:trPr>
          <w:cantSplit/>
        </w:trPr>
        <w:tc>
          <w:tcPr>
            <w:tcW w:w="1256" w:type="dxa"/>
            <w:vAlign w:val="center"/>
          </w:tcPr>
          <w:p w14:paraId="0A44C85B" w14:textId="77777777" w:rsidR="00CC3CB0" w:rsidRDefault="00000000">
            <w:pPr>
              <w:ind w:left="360"/>
              <w:rPr>
                <w:rFonts w:ascii="Arial" w:hAnsi="Arial" w:cs="Arial"/>
                <w:sz w:val="20"/>
                <w:szCs w:val="20"/>
              </w:rPr>
            </w:pPr>
            <w:r>
              <w:rPr>
                <w:rFonts w:ascii="Arial" w:hAnsi="Arial" w:cs="Arial"/>
                <w:sz w:val="20"/>
                <w:szCs w:val="20"/>
              </w:rPr>
              <w:t>NF.2</w:t>
            </w:r>
          </w:p>
        </w:tc>
        <w:tc>
          <w:tcPr>
            <w:tcW w:w="3899" w:type="dxa"/>
          </w:tcPr>
          <w:p w14:paraId="0A44C85C" w14:textId="77777777" w:rsidR="00CC3CB0" w:rsidRDefault="00000000">
            <w:pPr>
              <w:ind w:left="360"/>
              <w:rPr>
                <w:rFonts w:ascii="Arial" w:hAnsi="Arial" w:cs="Arial"/>
                <w:sz w:val="20"/>
                <w:szCs w:val="20"/>
              </w:rPr>
            </w:pPr>
            <w:r>
              <w:rPr>
                <w:rFonts w:ascii="Arial" w:hAnsi="Arial" w:cs="Arial"/>
                <w:sz w:val="20"/>
                <w:szCs w:val="20"/>
              </w:rPr>
              <w:t>Concurrent users the product is expected to support.</w:t>
            </w:r>
          </w:p>
        </w:tc>
        <w:tc>
          <w:tcPr>
            <w:tcW w:w="3859" w:type="dxa"/>
          </w:tcPr>
          <w:p w14:paraId="0A44C85D" w14:textId="77777777" w:rsidR="00CC3CB0" w:rsidRDefault="00000000">
            <w:pPr>
              <w:ind w:left="360"/>
              <w:rPr>
                <w:rFonts w:ascii="Arial" w:hAnsi="Arial" w:cs="Arial"/>
                <w:sz w:val="20"/>
                <w:szCs w:val="20"/>
              </w:rPr>
            </w:pPr>
            <w:r>
              <w:rPr>
                <w:rFonts w:ascii="Arial" w:hAnsi="Arial" w:cs="Arial"/>
                <w:sz w:val="20"/>
                <w:szCs w:val="20"/>
              </w:rPr>
              <w:t>App. 850 concurrent users + 10% per year</w:t>
            </w:r>
          </w:p>
        </w:tc>
        <w:tc>
          <w:tcPr>
            <w:tcW w:w="1066" w:type="dxa"/>
          </w:tcPr>
          <w:p w14:paraId="0A44C85E" w14:textId="77777777" w:rsidR="00CC3CB0" w:rsidRDefault="00CC3CB0">
            <w:pPr>
              <w:ind w:left="360"/>
              <w:rPr>
                <w:rFonts w:ascii="Arial" w:hAnsi="Arial" w:cs="Arial"/>
                <w:sz w:val="20"/>
                <w:szCs w:val="20"/>
              </w:rPr>
            </w:pPr>
          </w:p>
        </w:tc>
      </w:tr>
      <w:tr w:rsidR="00CC3CB0" w14:paraId="0A44C864" w14:textId="77777777">
        <w:trPr>
          <w:cantSplit/>
        </w:trPr>
        <w:tc>
          <w:tcPr>
            <w:tcW w:w="1256" w:type="dxa"/>
            <w:vAlign w:val="center"/>
          </w:tcPr>
          <w:p w14:paraId="0A44C860" w14:textId="77777777" w:rsidR="00CC3CB0" w:rsidRDefault="00000000">
            <w:pPr>
              <w:ind w:left="360"/>
              <w:rPr>
                <w:rFonts w:ascii="Arial" w:hAnsi="Arial" w:cs="Arial"/>
                <w:sz w:val="20"/>
                <w:szCs w:val="20"/>
              </w:rPr>
            </w:pPr>
            <w:r>
              <w:rPr>
                <w:rFonts w:ascii="Arial" w:hAnsi="Arial" w:cs="Arial"/>
                <w:sz w:val="20"/>
                <w:szCs w:val="20"/>
              </w:rPr>
              <w:t>NF.3</w:t>
            </w:r>
          </w:p>
        </w:tc>
        <w:tc>
          <w:tcPr>
            <w:tcW w:w="3899" w:type="dxa"/>
          </w:tcPr>
          <w:p w14:paraId="0A44C861" w14:textId="77777777" w:rsidR="00CC3CB0" w:rsidRDefault="00000000">
            <w:pPr>
              <w:ind w:left="360"/>
              <w:rPr>
                <w:rFonts w:ascii="Arial" w:hAnsi="Arial" w:cs="Arial"/>
                <w:sz w:val="20"/>
                <w:szCs w:val="20"/>
              </w:rPr>
            </w:pPr>
            <w:r>
              <w:rPr>
                <w:rFonts w:ascii="Arial" w:hAnsi="Arial" w:cs="Arial"/>
                <w:sz w:val="20"/>
                <w:szCs w:val="20"/>
              </w:rPr>
              <w:t xml:space="preserve">Quantity of data expected to process per user (specify per </w:t>
            </w:r>
            <w:proofErr w:type="gramStart"/>
            <w:r>
              <w:rPr>
                <w:rFonts w:ascii="Arial" w:hAnsi="Arial" w:cs="Arial"/>
                <w:sz w:val="20"/>
                <w:szCs w:val="20"/>
              </w:rPr>
              <w:t>time period</w:t>
            </w:r>
            <w:proofErr w:type="gramEnd"/>
            <w:r>
              <w:rPr>
                <w:rFonts w:ascii="Arial" w:hAnsi="Arial" w:cs="Arial"/>
                <w:sz w:val="20"/>
                <w:szCs w:val="20"/>
              </w:rPr>
              <w:t xml:space="preserve"> if applicable).</w:t>
            </w:r>
          </w:p>
        </w:tc>
        <w:tc>
          <w:tcPr>
            <w:tcW w:w="3859" w:type="dxa"/>
          </w:tcPr>
          <w:p w14:paraId="0A44C862" w14:textId="77777777" w:rsidR="00CC3CB0" w:rsidRDefault="00000000">
            <w:pPr>
              <w:ind w:left="360"/>
              <w:rPr>
                <w:rFonts w:ascii="Arial" w:hAnsi="Arial" w:cs="Arial"/>
                <w:sz w:val="20"/>
                <w:szCs w:val="20"/>
              </w:rPr>
            </w:pPr>
            <w:r>
              <w:rPr>
                <w:rFonts w:ascii="Arial" w:hAnsi="Arial" w:cs="Arial"/>
                <w:sz w:val="20"/>
                <w:szCs w:val="20"/>
              </w:rPr>
              <w:t>7,8 GB per user per year + 10% growth per year</w:t>
            </w:r>
          </w:p>
        </w:tc>
        <w:tc>
          <w:tcPr>
            <w:tcW w:w="1066" w:type="dxa"/>
          </w:tcPr>
          <w:p w14:paraId="0A44C863" w14:textId="77777777" w:rsidR="00CC3CB0" w:rsidRDefault="00CC3CB0">
            <w:pPr>
              <w:ind w:left="360"/>
              <w:rPr>
                <w:rFonts w:ascii="Arial" w:hAnsi="Arial" w:cs="Arial"/>
                <w:sz w:val="20"/>
                <w:szCs w:val="20"/>
              </w:rPr>
            </w:pPr>
          </w:p>
        </w:tc>
      </w:tr>
      <w:tr w:rsidR="00CC3CB0" w14:paraId="0A44C869" w14:textId="77777777">
        <w:trPr>
          <w:cantSplit/>
        </w:trPr>
        <w:tc>
          <w:tcPr>
            <w:tcW w:w="1256" w:type="dxa"/>
            <w:vAlign w:val="center"/>
          </w:tcPr>
          <w:p w14:paraId="0A44C865" w14:textId="77777777" w:rsidR="00CC3CB0" w:rsidRDefault="00000000">
            <w:pPr>
              <w:ind w:left="360"/>
              <w:rPr>
                <w:rFonts w:ascii="Arial" w:hAnsi="Arial" w:cs="Arial"/>
                <w:sz w:val="20"/>
                <w:szCs w:val="20"/>
              </w:rPr>
            </w:pPr>
            <w:r>
              <w:rPr>
                <w:rFonts w:ascii="Arial" w:hAnsi="Arial" w:cs="Arial"/>
                <w:sz w:val="20"/>
                <w:szCs w:val="20"/>
              </w:rPr>
              <w:t>NF.4</w:t>
            </w:r>
          </w:p>
        </w:tc>
        <w:tc>
          <w:tcPr>
            <w:tcW w:w="3899" w:type="dxa"/>
          </w:tcPr>
          <w:p w14:paraId="0A44C866" w14:textId="77777777" w:rsidR="00CC3CB0" w:rsidRDefault="00000000">
            <w:pPr>
              <w:ind w:left="360"/>
              <w:rPr>
                <w:rFonts w:ascii="Arial" w:hAnsi="Arial" w:cs="Arial"/>
                <w:sz w:val="20"/>
                <w:szCs w:val="20"/>
              </w:rPr>
            </w:pPr>
            <w:r>
              <w:rPr>
                <w:rFonts w:ascii="Arial" w:hAnsi="Arial" w:cs="Arial"/>
                <w:sz w:val="20"/>
                <w:szCs w:val="20"/>
              </w:rPr>
              <w:t>Storage requirements for the data.</w:t>
            </w:r>
          </w:p>
        </w:tc>
        <w:tc>
          <w:tcPr>
            <w:tcW w:w="3859" w:type="dxa"/>
          </w:tcPr>
          <w:p w14:paraId="0A44C867" w14:textId="77777777" w:rsidR="00CC3CB0" w:rsidRDefault="00000000">
            <w:pPr>
              <w:ind w:left="360"/>
              <w:rPr>
                <w:rFonts w:ascii="Arial" w:hAnsi="Arial" w:cs="Arial"/>
                <w:sz w:val="20"/>
                <w:szCs w:val="20"/>
              </w:rPr>
            </w:pPr>
            <w:r>
              <w:rPr>
                <w:rFonts w:ascii="Arial" w:hAnsi="Arial" w:cs="Arial"/>
                <w:sz w:val="20"/>
                <w:szCs w:val="20"/>
              </w:rPr>
              <w:t>Need more information</w:t>
            </w:r>
          </w:p>
        </w:tc>
        <w:tc>
          <w:tcPr>
            <w:tcW w:w="1066" w:type="dxa"/>
          </w:tcPr>
          <w:p w14:paraId="0A44C868" w14:textId="77777777" w:rsidR="00CC3CB0" w:rsidRDefault="00CC3CB0">
            <w:pPr>
              <w:ind w:left="360"/>
              <w:rPr>
                <w:rFonts w:ascii="Arial" w:hAnsi="Arial" w:cs="Arial"/>
                <w:sz w:val="20"/>
                <w:szCs w:val="20"/>
              </w:rPr>
            </w:pPr>
          </w:p>
        </w:tc>
      </w:tr>
      <w:tr w:rsidR="00CC3CB0" w14:paraId="0A44C86E" w14:textId="77777777">
        <w:trPr>
          <w:cantSplit/>
        </w:trPr>
        <w:tc>
          <w:tcPr>
            <w:tcW w:w="1256" w:type="dxa"/>
            <w:vAlign w:val="center"/>
          </w:tcPr>
          <w:p w14:paraId="0A44C86A" w14:textId="77777777" w:rsidR="00CC3CB0" w:rsidRDefault="00000000">
            <w:pPr>
              <w:ind w:left="360"/>
              <w:rPr>
                <w:rFonts w:ascii="Arial" w:hAnsi="Arial" w:cs="Arial"/>
                <w:sz w:val="20"/>
                <w:szCs w:val="20"/>
              </w:rPr>
            </w:pPr>
            <w:r>
              <w:rPr>
                <w:rFonts w:ascii="Arial" w:hAnsi="Arial" w:cs="Arial"/>
                <w:sz w:val="20"/>
                <w:szCs w:val="20"/>
              </w:rPr>
              <w:t>NF.5</w:t>
            </w:r>
          </w:p>
        </w:tc>
        <w:tc>
          <w:tcPr>
            <w:tcW w:w="3899" w:type="dxa"/>
          </w:tcPr>
          <w:p w14:paraId="0A44C86B" w14:textId="77777777" w:rsidR="00CC3CB0" w:rsidRDefault="00000000">
            <w:pPr>
              <w:ind w:left="360"/>
              <w:rPr>
                <w:rFonts w:ascii="Arial" w:hAnsi="Arial" w:cs="Arial"/>
                <w:sz w:val="20"/>
                <w:szCs w:val="20"/>
              </w:rPr>
            </w:pPr>
            <w:r>
              <w:rPr>
                <w:rFonts w:ascii="Arial" w:hAnsi="Arial" w:cs="Arial"/>
                <w:sz w:val="20"/>
                <w:szCs w:val="20"/>
              </w:rPr>
              <w:t>Expected average response time for the product.</w:t>
            </w:r>
          </w:p>
        </w:tc>
        <w:tc>
          <w:tcPr>
            <w:tcW w:w="3859" w:type="dxa"/>
          </w:tcPr>
          <w:p w14:paraId="0A44C86C" w14:textId="77777777" w:rsidR="00CC3CB0" w:rsidRDefault="00000000">
            <w:pPr>
              <w:ind w:left="360"/>
              <w:rPr>
                <w:rFonts w:ascii="Arial" w:hAnsi="Arial" w:cs="Arial"/>
                <w:sz w:val="20"/>
                <w:szCs w:val="20"/>
              </w:rPr>
            </w:pPr>
            <w:r>
              <w:rPr>
                <w:rFonts w:ascii="Arial" w:hAnsi="Arial" w:cs="Arial"/>
                <w:sz w:val="20"/>
                <w:szCs w:val="20"/>
              </w:rPr>
              <w:t>Need to specify</w:t>
            </w:r>
          </w:p>
        </w:tc>
        <w:tc>
          <w:tcPr>
            <w:tcW w:w="1066" w:type="dxa"/>
          </w:tcPr>
          <w:p w14:paraId="0A44C86D" w14:textId="77777777" w:rsidR="00CC3CB0" w:rsidRDefault="00CC3CB0">
            <w:pPr>
              <w:ind w:left="360"/>
              <w:rPr>
                <w:rFonts w:ascii="Arial" w:hAnsi="Arial" w:cs="Arial"/>
                <w:sz w:val="20"/>
                <w:szCs w:val="20"/>
              </w:rPr>
            </w:pPr>
          </w:p>
        </w:tc>
      </w:tr>
      <w:tr w:rsidR="00CC3CB0" w14:paraId="0A44C873" w14:textId="77777777">
        <w:trPr>
          <w:cantSplit/>
        </w:trPr>
        <w:tc>
          <w:tcPr>
            <w:tcW w:w="1256" w:type="dxa"/>
            <w:vAlign w:val="center"/>
          </w:tcPr>
          <w:p w14:paraId="0A44C86F" w14:textId="77777777" w:rsidR="00CC3CB0" w:rsidRDefault="00000000">
            <w:pPr>
              <w:ind w:left="360"/>
              <w:rPr>
                <w:rFonts w:ascii="Arial" w:hAnsi="Arial" w:cs="Arial"/>
                <w:sz w:val="20"/>
                <w:szCs w:val="20"/>
              </w:rPr>
            </w:pPr>
            <w:r>
              <w:rPr>
                <w:rFonts w:ascii="Arial" w:hAnsi="Arial" w:cs="Arial"/>
                <w:sz w:val="20"/>
                <w:szCs w:val="20"/>
              </w:rPr>
              <w:lastRenderedPageBreak/>
              <w:t>NF.6</w:t>
            </w:r>
          </w:p>
        </w:tc>
        <w:tc>
          <w:tcPr>
            <w:tcW w:w="3899" w:type="dxa"/>
          </w:tcPr>
          <w:p w14:paraId="0A44C870" w14:textId="77777777" w:rsidR="00CC3CB0" w:rsidRDefault="00000000">
            <w:pPr>
              <w:ind w:left="360"/>
              <w:rPr>
                <w:rFonts w:ascii="Arial" w:hAnsi="Arial" w:cs="Arial"/>
                <w:sz w:val="20"/>
                <w:szCs w:val="20"/>
              </w:rPr>
            </w:pPr>
            <w:r>
              <w:rPr>
                <w:rFonts w:ascii="Arial" w:hAnsi="Arial" w:cs="Arial"/>
                <w:sz w:val="20"/>
                <w:szCs w:val="20"/>
              </w:rPr>
              <w:t>Fail-over requirements</w:t>
            </w:r>
          </w:p>
        </w:tc>
        <w:tc>
          <w:tcPr>
            <w:tcW w:w="3859" w:type="dxa"/>
          </w:tcPr>
          <w:p w14:paraId="0A44C871" w14:textId="77777777" w:rsidR="00CC3CB0" w:rsidRDefault="00000000">
            <w:pPr>
              <w:ind w:left="360"/>
              <w:rPr>
                <w:rFonts w:ascii="Arial" w:hAnsi="Arial" w:cs="Arial"/>
                <w:sz w:val="20"/>
                <w:szCs w:val="20"/>
              </w:rPr>
            </w:pPr>
            <w:r>
              <w:rPr>
                <w:rFonts w:ascii="Arial" w:hAnsi="Arial" w:cs="Arial"/>
                <w:sz w:val="20"/>
                <w:szCs w:val="20"/>
              </w:rPr>
              <w:t>Need more information</w:t>
            </w:r>
          </w:p>
        </w:tc>
        <w:tc>
          <w:tcPr>
            <w:tcW w:w="1066" w:type="dxa"/>
          </w:tcPr>
          <w:p w14:paraId="0A44C872" w14:textId="77777777" w:rsidR="00CC3CB0" w:rsidRDefault="00CC3CB0">
            <w:pPr>
              <w:pStyle w:val="ab"/>
              <w:tabs>
                <w:tab w:val="clear" w:pos="4320"/>
                <w:tab w:val="clear" w:pos="8640"/>
              </w:tabs>
              <w:ind w:left="360"/>
              <w:rPr>
                <w:rFonts w:ascii="Arial" w:hAnsi="Arial" w:cs="Arial"/>
                <w:sz w:val="20"/>
                <w:szCs w:val="20"/>
              </w:rPr>
            </w:pPr>
          </w:p>
        </w:tc>
      </w:tr>
      <w:tr w:rsidR="00CC3CB0" w14:paraId="0A44C878" w14:textId="77777777">
        <w:trPr>
          <w:cantSplit/>
        </w:trPr>
        <w:tc>
          <w:tcPr>
            <w:tcW w:w="1256" w:type="dxa"/>
            <w:vAlign w:val="center"/>
          </w:tcPr>
          <w:p w14:paraId="0A44C874" w14:textId="77777777" w:rsidR="00CC3CB0" w:rsidRDefault="00000000">
            <w:pPr>
              <w:ind w:left="360"/>
              <w:rPr>
                <w:rFonts w:ascii="Arial" w:hAnsi="Arial" w:cs="Arial"/>
                <w:sz w:val="20"/>
                <w:szCs w:val="20"/>
              </w:rPr>
            </w:pPr>
            <w:r>
              <w:rPr>
                <w:rFonts w:ascii="Arial" w:hAnsi="Arial" w:cs="Arial"/>
                <w:sz w:val="20"/>
                <w:szCs w:val="20"/>
              </w:rPr>
              <w:t>NF.7</w:t>
            </w:r>
          </w:p>
        </w:tc>
        <w:tc>
          <w:tcPr>
            <w:tcW w:w="3899" w:type="dxa"/>
          </w:tcPr>
          <w:p w14:paraId="0A44C875" w14:textId="77777777" w:rsidR="00CC3CB0" w:rsidRDefault="00000000">
            <w:pPr>
              <w:ind w:left="360"/>
              <w:rPr>
                <w:rFonts w:ascii="Arial" w:hAnsi="Arial" w:cs="Arial"/>
                <w:sz w:val="20"/>
                <w:szCs w:val="20"/>
              </w:rPr>
            </w:pPr>
            <w:r>
              <w:rPr>
                <w:rFonts w:ascii="Arial" w:hAnsi="Arial" w:cs="Arial"/>
                <w:sz w:val="20"/>
                <w:szCs w:val="20"/>
              </w:rPr>
              <w:t>Required hours of operation.</w:t>
            </w:r>
          </w:p>
        </w:tc>
        <w:tc>
          <w:tcPr>
            <w:tcW w:w="3859" w:type="dxa"/>
          </w:tcPr>
          <w:p w14:paraId="0A44C876" w14:textId="77777777" w:rsidR="00CC3CB0" w:rsidRDefault="00000000">
            <w:pPr>
              <w:ind w:left="360"/>
              <w:rPr>
                <w:rFonts w:ascii="Arial" w:hAnsi="Arial" w:cs="Arial"/>
                <w:sz w:val="20"/>
                <w:szCs w:val="20"/>
              </w:rPr>
            </w:pPr>
            <w:r>
              <w:rPr>
                <w:rFonts w:ascii="Arial" w:hAnsi="Arial" w:cs="Arial"/>
                <w:sz w:val="20"/>
                <w:szCs w:val="20"/>
              </w:rPr>
              <w:t>24/7</w:t>
            </w:r>
          </w:p>
        </w:tc>
        <w:tc>
          <w:tcPr>
            <w:tcW w:w="1066" w:type="dxa"/>
          </w:tcPr>
          <w:p w14:paraId="0A44C877" w14:textId="77777777" w:rsidR="00CC3CB0" w:rsidRDefault="00CC3CB0">
            <w:pPr>
              <w:ind w:left="360"/>
              <w:rPr>
                <w:rFonts w:ascii="Arial" w:hAnsi="Arial" w:cs="Arial"/>
                <w:sz w:val="20"/>
                <w:szCs w:val="20"/>
              </w:rPr>
            </w:pPr>
          </w:p>
        </w:tc>
      </w:tr>
      <w:tr w:rsidR="00CC3CB0" w14:paraId="0A44C87E" w14:textId="77777777">
        <w:trPr>
          <w:cantSplit/>
        </w:trPr>
        <w:tc>
          <w:tcPr>
            <w:tcW w:w="1256" w:type="dxa"/>
            <w:vAlign w:val="center"/>
          </w:tcPr>
          <w:p w14:paraId="0A44C879" w14:textId="77777777" w:rsidR="00CC3CB0" w:rsidRDefault="00000000">
            <w:pPr>
              <w:ind w:left="360"/>
              <w:rPr>
                <w:rFonts w:ascii="Arial" w:hAnsi="Arial" w:cs="Arial"/>
                <w:sz w:val="20"/>
                <w:szCs w:val="20"/>
              </w:rPr>
            </w:pPr>
            <w:r>
              <w:rPr>
                <w:rFonts w:ascii="Arial" w:hAnsi="Arial" w:cs="Arial"/>
                <w:sz w:val="20"/>
                <w:szCs w:val="20"/>
              </w:rPr>
              <w:t>NF.8</w:t>
            </w:r>
          </w:p>
          <w:p w14:paraId="0A44C87A" w14:textId="77777777" w:rsidR="00CC3CB0" w:rsidRDefault="00CC3CB0">
            <w:pPr>
              <w:ind w:left="360"/>
              <w:rPr>
                <w:rFonts w:ascii="Arial" w:hAnsi="Arial" w:cs="Arial"/>
                <w:sz w:val="20"/>
                <w:szCs w:val="20"/>
              </w:rPr>
            </w:pPr>
          </w:p>
        </w:tc>
        <w:tc>
          <w:tcPr>
            <w:tcW w:w="3899" w:type="dxa"/>
          </w:tcPr>
          <w:p w14:paraId="0A44C87B" w14:textId="77777777" w:rsidR="00CC3CB0" w:rsidRDefault="00000000">
            <w:pPr>
              <w:ind w:left="360"/>
              <w:rPr>
                <w:rFonts w:ascii="Arial" w:hAnsi="Arial" w:cs="Arial"/>
                <w:sz w:val="20"/>
                <w:szCs w:val="20"/>
              </w:rPr>
            </w:pPr>
            <w:r>
              <w:rPr>
                <w:rFonts w:ascii="Arial" w:hAnsi="Arial" w:cs="Arial"/>
                <w:sz w:val="20"/>
                <w:szCs w:val="20"/>
              </w:rPr>
              <w:t>Quality standards or regulations.</w:t>
            </w:r>
          </w:p>
        </w:tc>
        <w:tc>
          <w:tcPr>
            <w:tcW w:w="3859" w:type="dxa"/>
          </w:tcPr>
          <w:p w14:paraId="0A44C87C" w14:textId="77777777" w:rsidR="00CC3CB0" w:rsidRDefault="00000000">
            <w:pPr>
              <w:ind w:left="360"/>
              <w:rPr>
                <w:rFonts w:ascii="Arial" w:hAnsi="Arial" w:cs="Arial"/>
                <w:sz w:val="20"/>
                <w:szCs w:val="20"/>
              </w:rPr>
            </w:pPr>
            <w:r>
              <w:rPr>
                <w:rFonts w:ascii="Arial" w:hAnsi="Arial" w:cs="Arial"/>
                <w:sz w:val="20"/>
                <w:szCs w:val="20"/>
              </w:rPr>
              <w:t>Need more information</w:t>
            </w:r>
          </w:p>
        </w:tc>
        <w:tc>
          <w:tcPr>
            <w:tcW w:w="1066" w:type="dxa"/>
          </w:tcPr>
          <w:p w14:paraId="0A44C87D" w14:textId="77777777" w:rsidR="00CC3CB0" w:rsidRDefault="00CC3CB0">
            <w:pPr>
              <w:ind w:left="360"/>
              <w:rPr>
                <w:rFonts w:ascii="Arial" w:hAnsi="Arial" w:cs="Arial"/>
                <w:sz w:val="20"/>
                <w:szCs w:val="20"/>
              </w:rPr>
            </w:pPr>
          </w:p>
        </w:tc>
      </w:tr>
      <w:tr w:rsidR="00CC3CB0" w14:paraId="0A44C883" w14:textId="77777777">
        <w:trPr>
          <w:cantSplit/>
        </w:trPr>
        <w:tc>
          <w:tcPr>
            <w:tcW w:w="1256" w:type="dxa"/>
            <w:vAlign w:val="center"/>
          </w:tcPr>
          <w:p w14:paraId="0A44C87F" w14:textId="77777777" w:rsidR="00CC3CB0" w:rsidRDefault="00000000">
            <w:pPr>
              <w:ind w:left="360"/>
              <w:rPr>
                <w:rFonts w:ascii="Arial" w:hAnsi="Arial" w:cs="Arial"/>
                <w:sz w:val="20"/>
                <w:szCs w:val="20"/>
              </w:rPr>
            </w:pPr>
            <w:r>
              <w:rPr>
                <w:rFonts w:ascii="Arial" w:hAnsi="Arial" w:cs="Arial"/>
                <w:sz w:val="20"/>
                <w:szCs w:val="20"/>
              </w:rPr>
              <w:t>NF.9</w:t>
            </w:r>
          </w:p>
        </w:tc>
        <w:tc>
          <w:tcPr>
            <w:tcW w:w="3899" w:type="dxa"/>
          </w:tcPr>
          <w:p w14:paraId="0A44C880" w14:textId="77777777" w:rsidR="00CC3CB0" w:rsidRDefault="00000000">
            <w:pPr>
              <w:ind w:left="360"/>
              <w:rPr>
                <w:rFonts w:ascii="Arial" w:hAnsi="Arial" w:cs="Arial"/>
                <w:sz w:val="20"/>
                <w:szCs w:val="20"/>
              </w:rPr>
            </w:pPr>
            <w:r>
              <w:rPr>
                <w:rFonts w:ascii="Arial" w:hAnsi="Arial" w:cs="Arial"/>
                <w:sz w:val="20"/>
                <w:szCs w:val="20"/>
              </w:rPr>
              <w:t>Data retention requirements.</w:t>
            </w:r>
          </w:p>
        </w:tc>
        <w:tc>
          <w:tcPr>
            <w:tcW w:w="3859" w:type="dxa"/>
          </w:tcPr>
          <w:p w14:paraId="0A44C881" w14:textId="77777777" w:rsidR="00CC3CB0" w:rsidRDefault="00000000">
            <w:pPr>
              <w:ind w:left="360"/>
              <w:rPr>
                <w:rFonts w:ascii="Arial" w:hAnsi="Arial" w:cs="Arial"/>
                <w:sz w:val="20"/>
                <w:szCs w:val="20"/>
              </w:rPr>
            </w:pPr>
            <w:r>
              <w:rPr>
                <w:rFonts w:ascii="Arial" w:hAnsi="Arial" w:cs="Arial"/>
                <w:sz w:val="20"/>
                <w:szCs w:val="20"/>
              </w:rPr>
              <w:t>Record retention standard (BOS)</w:t>
            </w:r>
          </w:p>
        </w:tc>
        <w:tc>
          <w:tcPr>
            <w:tcW w:w="1066" w:type="dxa"/>
          </w:tcPr>
          <w:p w14:paraId="0A44C882" w14:textId="77777777" w:rsidR="00CC3CB0" w:rsidRDefault="00CC3CB0">
            <w:pPr>
              <w:ind w:left="360"/>
              <w:rPr>
                <w:rFonts w:ascii="Arial" w:hAnsi="Arial" w:cs="Arial"/>
                <w:sz w:val="20"/>
                <w:szCs w:val="20"/>
              </w:rPr>
            </w:pPr>
          </w:p>
        </w:tc>
      </w:tr>
      <w:tr w:rsidR="00CC3CB0" w14:paraId="0A44C888" w14:textId="77777777">
        <w:trPr>
          <w:cantSplit/>
        </w:trPr>
        <w:tc>
          <w:tcPr>
            <w:tcW w:w="1256" w:type="dxa"/>
            <w:vAlign w:val="center"/>
          </w:tcPr>
          <w:p w14:paraId="0A44C884" w14:textId="77777777" w:rsidR="00CC3CB0" w:rsidRDefault="00000000">
            <w:pPr>
              <w:ind w:left="360"/>
              <w:rPr>
                <w:rFonts w:ascii="Arial" w:hAnsi="Arial" w:cs="Arial"/>
                <w:sz w:val="20"/>
                <w:szCs w:val="20"/>
              </w:rPr>
            </w:pPr>
            <w:r>
              <w:rPr>
                <w:rFonts w:ascii="Arial" w:hAnsi="Arial" w:cs="Arial"/>
                <w:sz w:val="20"/>
                <w:szCs w:val="20"/>
              </w:rPr>
              <w:t>NF.10</w:t>
            </w:r>
          </w:p>
        </w:tc>
        <w:tc>
          <w:tcPr>
            <w:tcW w:w="3899" w:type="dxa"/>
          </w:tcPr>
          <w:p w14:paraId="0A44C885" w14:textId="77777777" w:rsidR="00CC3CB0" w:rsidRDefault="00000000">
            <w:pPr>
              <w:ind w:left="360"/>
              <w:rPr>
                <w:rFonts w:ascii="Arial" w:hAnsi="Arial" w:cs="Arial"/>
                <w:sz w:val="20"/>
                <w:szCs w:val="20"/>
              </w:rPr>
            </w:pPr>
            <w:r>
              <w:rPr>
                <w:rFonts w:ascii="Arial" w:hAnsi="Arial" w:cs="Arial"/>
                <w:sz w:val="20"/>
                <w:szCs w:val="20"/>
              </w:rPr>
              <w:t>Disaster Recovery Requirements RTO/RPO</w:t>
            </w:r>
          </w:p>
        </w:tc>
        <w:tc>
          <w:tcPr>
            <w:tcW w:w="3859" w:type="dxa"/>
          </w:tcPr>
          <w:p w14:paraId="0A44C886" w14:textId="77777777" w:rsidR="00CC3CB0" w:rsidRDefault="00000000">
            <w:pPr>
              <w:ind w:left="360"/>
              <w:rPr>
                <w:rFonts w:ascii="Arial" w:hAnsi="Arial" w:cs="Arial"/>
                <w:sz w:val="20"/>
                <w:szCs w:val="20"/>
              </w:rPr>
            </w:pPr>
            <w:r>
              <w:rPr>
                <w:rFonts w:ascii="Arial" w:hAnsi="Arial" w:cs="Arial"/>
                <w:sz w:val="20"/>
                <w:szCs w:val="20"/>
              </w:rPr>
              <w:t>Need more information</w:t>
            </w:r>
          </w:p>
        </w:tc>
        <w:tc>
          <w:tcPr>
            <w:tcW w:w="1066" w:type="dxa"/>
          </w:tcPr>
          <w:p w14:paraId="0A44C887" w14:textId="77777777" w:rsidR="00CC3CB0" w:rsidRDefault="00CC3CB0">
            <w:pPr>
              <w:ind w:left="360"/>
              <w:rPr>
                <w:rFonts w:ascii="Arial" w:hAnsi="Arial" w:cs="Arial"/>
                <w:sz w:val="20"/>
                <w:szCs w:val="20"/>
              </w:rPr>
            </w:pPr>
          </w:p>
        </w:tc>
      </w:tr>
      <w:tr w:rsidR="00CC3CB0" w14:paraId="0A44C88D" w14:textId="77777777">
        <w:trPr>
          <w:cantSplit/>
        </w:trPr>
        <w:tc>
          <w:tcPr>
            <w:tcW w:w="1256" w:type="dxa"/>
            <w:vAlign w:val="center"/>
          </w:tcPr>
          <w:p w14:paraId="0A44C889" w14:textId="77777777" w:rsidR="00CC3CB0" w:rsidRDefault="00000000">
            <w:pPr>
              <w:ind w:left="360"/>
              <w:rPr>
                <w:rFonts w:ascii="Arial" w:hAnsi="Arial" w:cs="Arial"/>
                <w:sz w:val="20"/>
                <w:szCs w:val="20"/>
              </w:rPr>
            </w:pPr>
            <w:r>
              <w:rPr>
                <w:rFonts w:ascii="Arial" w:hAnsi="Arial" w:cs="Arial"/>
                <w:sz w:val="20"/>
                <w:szCs w:val="20"/>
              </w:rPr>
              <w:t>NF.11</w:t>
            </w:r>
          </w:p>
        </w:tc>
        <w:tc>
          <w:tcPr>
            <w:tcW w:w="3899" w:type="dxa"/>
          </w:tcPr>
          <w:p w14:paraId="0A44C88A" w14:textId="77777777" w:rsidR="00CC3CB0" w:rsidRDefault="00000000">
            <w:pPr>
              <w:ind w:left="360"/>
              <w:rPr>
                <w:rFonts w:ascii="Arial" w:hAnsi="Arial" w:cs="Arial"/>
                <w:sz w:val="20"/>
                <w:szCs w:val="20"/>
              </w:rPr>
            </w:pPr>
            <w:r>
              <w:rPr>
                <w:rFonts w:ascii="Arial" w:hAnsi="Arial" w:cs="Arial"/>
                <w:sz w:val="20"/>
                <w:szCs w:val="20"/>
              </w:rPr>
              <w:t>Environment/platform requirements</w:t>
            </w:r>
          </w:p>
        </w:tc>
        <w:tc>
          <w:tcPr>
            <w:tcW w:w="3859" w:type="dxa"/>
          </w:tcPr>
          <w:p w14:paraId="0A44C88B" w14:textId="77777777" w:rsidR="00CC3CB0" w:rsidRDefault="00000000">
            <w:pPr>
              <w:ind w:left="360"/>
              <w:rPr>
                <w:rFonts w:ascii="Arial" w:hAnsi="Arial" w:cs="Arial"/>
                <w:sz w:val="20"/>
                <w:szCs w:val="20"/>
              </w:rPr>
            </w:pPr>
            <w:r>
              <w:rPr>
                <w:rFonts w:ascii="Arial" w:hAnsi="Arial" w:cs="Arial"/>
                <w:sz w:val="20"/>
                <w:szCs w:val="20"/>
              </w:rPr>
              <w:t>Need more information</w:t>
            </w:r>
          </w:p>
        </w:tc>
        <w:tc>
          <w:tcPr>
            <w:tcW w:w="1066" w:type="dxa"/>
          </w:tcPr>
          <w:p w14:paraId="0A44C88C" w14:textId="77777777" w:rsidR="00CC3CB0" w:rsidRDefault="00CC3CB0">
            <w:pPr>
              <w:ind w:left="360"/>
              <w:rPr>
                <w:rFonts w:ascii="Arial" w:hAnsi="Arial" w:cs="Arial"/>
                <w:sz w:val="20"/>
                <w:szCs w:val="20"/>
              </w:rPr>
            </w:pPr>
          </w:p>
        </w:tc>
      </w:tr>
      <w:tr w:rsidR="00CC3CB0" w14:paraId="0A44C892" w14:textId="77777777">
        <w:trPr>
          <w:cantSplit/>
        </w:trPr>
        <w:tc>
          <w:tcPr>
            <w:tcW w:w="1256" w:type="dxa"/>
            <w:vAlign w:val="center"/>
          </w:tcPr>
          <w:p w14:paraId="0A44C88E" w14:textId="77777777" w:rsidR="00CC3CB0" w:rsidRDefault="00000000">
            <w:pPr>
              <w:ind w:left="360"/>
              <w:rPr>
                <w:rFonts w:ascii="Arial" w:hAnsi="Arial" w:cs="Arial"/>
                <w:sz w:val="20"/>
                <w:szCs w:val="20"/>
              </w:rPr>
            </w:pPr>
            <w:r>
              <w:rPr>
                <w:rFonts w:ascii="Arial" w:hAnsi="Arial" w:cs="Arial"/>
                <w:sz w:val="20"/>
                <w:szCs w:val="20"/>
              </w:rPr>
              <w:t>NF.12</w:t>
            </w:r>
          </w:p>
        </w:tc>
        <w:tc>
          <w:tcPr>
            <w:tcW w:w="3899" w:type="dxa"/>
          </w:tcPr>
          <w:p w14:paraId="0A44C88F" w14:textId="77777777" w:rsidR="00CC3CB0" w:rsidRDefault="00000000">
            <w:pPr>
              <w:ind w:left="360"/>
              <w:rPr>
                <w:rFonts w:ascii="Arial" w:hAnsi="Arial" w:cs="Arial"/>
                <w:sz w:val="20"/>
                <w:szCs w:val="20"/>
              </w:rPr>
            </w:pPr>
            <w:r>
              <w:rPr>
                <w:rFonts w:ascii="Arial" w:hAnsi="Arial" w:cs="Arial"/>
                <w:sz w:val="20"/>
                <w:szCs w:val="20"/>
              </w:rPr>
              <w:t>Unique resource requirements to run the application.</w:t>
            </w:r>
          </w:p>
        </w:tc>
        <w:tc>
          <w:tcPr>
            <w:tcW w:w="3859" w:type="dxa"/>
          </w:tcPr>
          <w:p w14:paraId="0A44C890" w14:textId="77777777" w:rsidR="00CC3CB0" w:rsidRDefault="00000000">
            <w:pPr>
              <w:ind w:left="360"/>
              <w:rPr>
                <w:rFonts w:ascii="Arial" w:hAnsi="Arial" w:cs="Arial"/>
                <w:sz w:val="20"/>
                <w:szCs w:val="20"/>
              </w:rPr>
            </w:pPr>
            <w:r>
              <w:rPr>
                <w:rFonts w:ascii="Arial" w:hAnsi="Arial" w:cs="Arial"/>
                <w:sz w:val="20"/>
                <w:szCs w:val="20"/>
              </w:rPr>
              <w:t>Need more information</w:t>
            </w:r>
          </w:p>
        </w:tc>
        <w:tc>
          <w:tcPr>
            <w:tcW w:w="1066" w:type="dxa"/>
          </w:tcPr>
          <w:p w14:paraId="0A44C891" w14:textId="77777777" w:rsidR="00CC3CB0" w:rsidRDefault="00CC3CB0">
            <w:pPr>
              <w:ind w:left="360"/>
              <w:rPr>
                <w:rFonts w:ascii="Arial" w:hAnsi="Arial" w:cs="Arial"/>
                <w:sz w:val="20"/>
                <w:szCs w:val="20"/>
              </w:rPr>
            </w:pPr>
          </w:p>
        </w:tc>
      </w:tr>
      <w:tr w:rsidR="00CC3CB0" w14:paraId="0A44C897" w14:textId="77777777">
        <w:trPr>
          <w:cantSplit/>
        </w:trPr>
        <w:tc>
          <w:tcPr>
            <w:tcW w:w="1256" w:type="dxa"/>
            <w:vAlign w:val="center"/>
          </w:tcPr>
          <w:p w14:paraId="0A44C893" w14:textId="77777777" w:rsidR="00CC3CB0" w:rsidRDefault="00000000">
            <w:pPr>
              <w:ind w:left="360"/>
              <w:rPr>
                <w:rFonts w:ascii="Arial" w:hAnsi="Arial" w:cs="Arial"/>
                <w:sz w:val="20"/>
                <w:szCs w:val="20"/>
              </w:rPr>
            </w:pPr>
            <w:r>
              <w:rPr>
                <w:rFonts w:ascii="Arial" w:hAnsi="Arial" w:cs="Arial"/>
                <w:sz w:val="20"/>
                <w:szCs w:val="20"/>
              </w:rPr>
              <w:t>NF.13</w:t>
            </w:r>
          </w:p>
        </w:tc>
        <w:tc>
          <w:tcPr>
            <w:tcW w:w="3899" w:type="dxa"/>
          </w:tcPr>
          <w:p w14:paraId="0A44C894" w14:textId="77777777" w:rsidR="00CC3CB0" w:rsidRDefault="00000000">
            <w:pPr>
              <w:ind w:left="360"/>
              <w:rPr>
                <w:rFonts w:ascii="Arial" w:hAnsi="Arial" w:cs="Arial"/>
                <w:sz w:val="20"/>
                <w:szCs w:val="20"/>
              </w:rPr>
            </w:pPr>
            <w:r>
              <w:rPr>
                <w:rFonts w:ascii="Arial" w:hAnsi="Arial" w:cs="Arial"/>
                <w:sz w:val="20"/>
                <w:szCs w:val="20"/>
              </w:rPr>
              <w:t>Expected cycle time for maintenance updates to the product / system to be implemented.</w:t>
            </w:r>
          </w:p>
        </w:tc>
        <w:tc>
          <w:tcPr>
            <w:tcW w:w="3859" w:type="dxa"/>
          </w:tcPr>
          <w:p w14:paraId="0A44C895" w14:textId="77777777" w:rsidR="00CC3CB0" w:rsidRDefault="00000000">
            <w:pPr>
              <w:ind w:left="360"/>
              <w:rPr>
                <w:rFonts w:ascii="Arial" w:hAnsi="Arial" w:cs="Arial"/>
                <w:sz w:val="20"/>
                <w:szCs w:val="20"/>
              </w:rPr>
            </w:pPr>
            <w:r>
              <w:rPr>
                <w:rFonts w:ascii="Arial" w:hAnsi="Arial" w:cs="Arial"/>
                <w:sz w:val="20"/>
                <w:szCs w:val="20"/>
              </w:rPr>
              <w:t>Every two months</w:t>
            </w:r>
          </w:p>
        </w:tc>
        <w:tc>
          <w:tcPr>
            <w:tcW w:w="1066" w:type="dxa"/>
          </w:tcPr>
          <w:p w14:paraId="0A44C896" w14:textId="77777777" w:rsidR="00CC3CB0" w:rsidRDefault="00CC3CB0">
            <w:pPr>
              <w:ind w:left="360"/>
              <w:rPr>
                <w:rFonts w:ascii="Arial" w:hAnsi="Arial" w:cs="Arial"/>
                <w:sz w:val="20"/>
                <w:szCs w:val="20"/>
              </w:rPr>
            </w:pPr>
          </w:p>
        </w:tc>
      </w:tr>
      <w:tr w:rsidR="00CC3CB0" w14:paraId="0A44C89C" w14:textId="77777777">
        <w:trPr>
          <w:cantSplit/>
        </w:trPr>
        <w:tc>
          <w:tcPr>
            <w:tcW w:w="1256" w:type="dxa"/>
            <w:vAlign w:val="center"/>
          </w:tcPr>
          <w:p w14:paraId="0A44C898" w14:textId="77777777" w:rsidR="00CC3CB0" w:rsidRDefault="00000000">
            <w:pPr>
              <w:ind w:left="360"/>
              <w:rPr>
                <w:rFonts w:ascii="Arial" w:hAnsi="Arial" w:cs="Arial"/>
                <w:sz w:val="20"/>
                <w:szCs w:val="20"/>
              </w:rPr>
            </w:pPr>
            <w:r>
              <w:rPr>
                <w:rFonts w:ascii="Arial" w:hAnsi="Arial" w:cs="Arial"/>
                <w:sz w:val="20"/>
                <w:szCs w:val="20"/>
              </w:rPr>
              <w:t>NF.14</w:t>
            </w:r>
          </w:p>
        </w:tc>
        <w:tc>
          <w:tcPr>
            <w:tcW w:w="3899" w:type="dxa"/>
          </w:tcPr>
          <w:p w14:paraId="0A44C899" w14:textId="77777777" w:rsidR="00CC3CB0" w:rsidRDefault="00000000">
            <w:pPr>
              <w:ind w:left="360"/>
              <w:rPr>
                <w:rFonts w:ascii="Arial" w:hAnsi="Arial" w:cs="Arial"/>
                <w:sz w:val="20"/>
                <w:szCs w:val="20"/>
              </w:rPr>
            </w:pPr>
            <w:r>
              <w:rPr>
                <w:rFonts w:ascii="Arial" w:hAnsi="Arial" w:cs="Arial"/>
                <w:sz w:val="20"/>
                <w:szCs w:val="20"/>
              </w:rPr>
              <w:t>Criticality of support: support response times.</w:t>
            </w:r>
          </w:p>
        </w:tc>
        <w:tc>
          <w:tcPr>
            <w:tcW w:w="3859" w:type="dxa"/>
          </w:tcPr>
          <w:p w14:paraId="0A44C89A" w14:textId="77777777" w:rsidR="00CC3CB0" w:rsidRDefault="00000000">
            <w:pPr>
              <w:pStyle w:val="ab"/>
              <w:tabs>
                <w:tab w:val="clear" w:pos="4320"/>
                <w:tab w:val="clear" w:pos="8640"/>
              </w:tabs>
              <w:ind w:left="360"/>
              <w:rPr>
                <w:rFonts w:ascii="Arial" w:hAnsi="Arial" w:cs="Arial"/>
                <w:sz w:val="20"/>
                <w:szCs w:val="20"/>
              </w:rPr>
            </w:pPr>
            <w:r>
              <w:rPr>
                <w:rFonts w:ascii="Arial" w:hAnsi="Arial" w:cs="Arial"/>
                <w:sz w:val="20"/>
                <w:szCs w:val="20"/>
              </w:rPr>
              <w:t>2h for feedback, operational in 4 to 12 hours</w:t>
            </w:r>
          </w:p>
        </w:tc>
        <w:tc>
          <w:tcPr>
            <w:tcW w:w="1066" w:type="dxa"/>
          </w:tcPr>
          <w:p w14:paraId="0A44C89B" w14:textId="77777777" w:rsidR="00CC3CB0" w:rsidRDefault="00CC3CB0">
            <w:pPr>
              <w:ind w:left="360"/>
              <w:rPr>
                <w:rFonts w:ascii="Arial" w:hAnsi="Arial" w:cs="Arial"/>
                <w:sz w:val="20"/>
                <w:szCs w:val="20"/>
              </w:rPr>
            </w:pPr>
          </w:p>
        </w:tc>
      </w:tr>
      <w:tr w:rsidR="00CC3CB0" w14:paraId="0A44C8A1" w14:textId="77777777">
        <w:trPr>
          <w:cantSplit/>
        </w:trPr>
        <w:tc>
          <w:tcPr>
            <w:tcW w:w="1256" w:type="dxa"/>
            <w:vAlign w:val="center"/>
          </w:tcPr>
          <w:p w14:paraId="0A44C89D" w14:textId="77777777" w:rsidR="00CC3CB0" w:rsidRDefault="00000000">
            <w:pPr>
              <w:ind w:left="360"/>
              <w:rPr>
                <w:rFonts w:ascii="Arial" w:hAnsi="Arial" w:cs="Arial"/>
                <w:sz w:val="20"/>
                <w:szCs w:val="20"/>
              </w:rPr>
            </w:pPr>
            <w:r>
              <w:rPr>
                <w:rFonts w:ascii="Arial" w:hAnsi="Arial" w:cs="Arial"/>
                <w:sz w:val="20"/>
                <w:szCs w:val="20"/>
              </w:rPr>
              <w:t>NF.15</w:t>
            </w:r>
          </w:p>
        </w:tc>
        <w:tc>
          <w:tcPr>
            <w:tcW w:w="3899" w:type="dxa"/>
          </w:tcPr>
          <w:p w14:paraId="0A44C89E" w14:textId="77777777" w:rsidR="00CC3CB0" w:rsidRDefault="00000000">
            <w:pPr>
              <w:ind w:left="360"/>
              <w:rPr>
                <w:rFonts w:ascii="Arial" w:hAnsi="Arial" w:cs="Arial"/>
                <w:sz w:val="20"/>
                <w:szCs w:val="20"/>
              </w:rPr>
            </w:pPr>
            <w:r>
              <w:rPr>
                <w:rFonts w:ascii="Arial" w:hAnsi="Arial" w:cs="Arial"/>
                <w:sz w:val="20"/>
                <w:szCs w:val="20"/>
              </w:rPr>
              <w:t>Security regulations.</w:t>
            </w:r>
          </w:p>
        </w:tc>
        <w:tc>
          <w:tcPr>
            <w:tcW w:w="3859" w:type="dxa"/>
          </w:tcPr>
          <w:p w14:paraId="0A44C89F" w14:textId="77777777" w:rsidR="00CC3CB0" w:rsidRDefault="00000000">
            <w:pPr>
              <w:ind w:left="360"/>
              <w:rPr>
                <w:rFonts w:ascii="Arial" w:hAnsi="Arial" w:cs="Arial"/>
                <w:sz w:val="20"/>
                <w:szCs w:val="20"/>
              </w:rPr>
            </w:pPr>
            <w:r>
              <w:rPr>
                <w:rFonts w:ascii="Arial" w:hAnsi="Arial" w:cs="Arial"/>
                <w:sz w:val="20"/>
                <w:szCs w:val="20"/>
              </w:rPr>
              <w:t>Need more information</w:t>
            </w:r>
          </w:p>
        </w:tc>
        <w:tc>
          <w:tcPr>
            <w:tcW w:w="1066" w:type="dxa"/>
          </w:tcPr>
          <w:p w14:paraId="0A44C8A0" w14:textId="77777777" w:rsidR="00CC3CB0" w:rsidRDefault="00CC3CB0">
            <w:pPr>
              <w:ind w:left="360"/>
              <w:rPr>
                <w:rFonts w:ascii="Arial" w:hAnsi="Arial" w:cs="Arial"/>
                <w:sz w:val="20"/>
                <w:szCs w:val="20"/>
              </w:rPr>
            </w:pPr>
          </w:p>
        </w:tc>
      </w:tr>
      <w:tr w:rsidR="00CC3CB0" w14:paraId="0A44C8A7" w14:textId="77777777">
        <w:trPr>
          <w:cantSplit/>
        </w:trPr>
        <w:tc>
          <w:tcPr>
            <w:tcW w:w="1256" w:type="dxa"/>
            <w:vAlign w:val="center"/>
          </w:tcPr>
          <w:p w14:paraId="0A44C8A2" w14:textId="77777777" w:rsidR="00CC3CB0" w:rsidRDefault="00000000">
            <w:pPr>
              <w:ind w:left="360"/>
              <w:rPr>
                <w:rFonts w:ascii="Arial" w:hAnsi="Arial" w:cs="Arial"/>
                <w:sz w:val="20"/>
                <w:szCs w:val="20"/>
              </w:rPr>
            </w:pPr>
            <w:r>
              <w:rPr>
                <w:rFonts w:ascii="Arial" w:hAnsi="Arial" w:cs="Arial"/>
                <w:sz w:val="20"/>
                <w:szCs w:val="20"/>
              </w:rPr>
              <w:t>NF.16</w:t>
            </w:r>
          </w:p>
        </w:tc>
        <w:tc>
          <w:tcPr>
            <w:tcW w:w="3899" w:type="dxa"/>
          </w:tcPr>
          <w:p w14:paraId="0A44C8A3" w14:textId="77777777" w:rsidR="00CC3CB0" w:rsidRDefault="00000000">
            <w:pPr>
              <w:ind w:left="360"/>
              <w:rPr>
                <w:rFonts w:ascii="Arial" w:hAnsi="Arial" w:cs="Arial"/>
                <w:sz w:val="20"/>
                <w:szCs w:val="20"/>
              </w:rPr>
            </w:pPr>
            <w:r>
              <w:rPr>
                <w:rFonts w:ascii="Arial" w:hAnsi="Arial" w:cs="Arial"/>
                <w:sz w:val="20"/>
                <w:szCs w:val="20"/>
              </w:rPr>
              <w:t>International requirements including language support and locations supported</w:t>
            </w:r>
          </w:p>
        </w:tc>
        <w:tc>
          <w:tcPr>
            <w:tcW w:w="3859" w:type="dxa"/>
          </w:tcPr>
          <w:p w14:paraId="0A44C8A4" w14:textId="77777777" w:rsidR="00CC3CB0" w:rsidRDefault="00000000">
            <w:pPr>
              <w:ind w:left="360"/>
              <w:rPr>
                <w:rFonts w:ascii="Arial" w:hAnsi="Arial" w:cs="Arial"/>
                <w:sz w:val="20"/>
                <w:szCs w:val="20"/>
              </w:rPr>
            </w:pPr>
            <w:r>
              <w:rPr>
                <w:rFonts w:ascii="Arial" w:hAnsi="Arial" w:cs="Arial"/>
                <w:sz w:val="20"/>
                <w:szCs w:val="20"/>
              </w:rPr>
              <w:t>English, Chinese, Korean, Japanese,</w:t>
            </w:r>
          </w:p>
          <w:p w14:paraId="0A44C8A5" w14:textId="77777777" w:rsidR="00CC3CB0" w:rsidRDefault="00000000">
            <w:pPr>
              <w:ind w:left="360"/>
              <w:rPr>
                <w:rFonts w:ascii="Arial" w:hAnsi="Arial" w:cs="Arial"/>
                <w:sz w:val="20"/>
                <w:szCs w:val="20"/>
              </w:rPr>
            </w:pPr>
            <w:r>
              <w:rPr>
                <w:rFonts w:ascii="Arial" w:hAnsi="Arial" w:cs="Arial"/>
                <w:sz w:val="20"/>
                <w:szCs w:val="20"/>
              </w:rPr>
              <w:t xml:space="preserve"> need to discuss</w:t>
            </w:r>
          </w:p>
        </w:tc>
        <w:tc>
          <w:tcPr>
            <w:tcW w:w="1066" w:type="dxa"/>
          </w:tcPr>
          <w:p w14:paraId="0A44C8A6" w14:textId="77777777" w:rsidR="00CC3CB0" w:rsidRDefault="00CC3CB0">
            <w:pPr>
              <w:ind w:left="360"/>
              <w:rPr>
                <w:rFonts w:ascii="Arial" w:hAnsi="Arial" w:cs="Arial"/>
                <w:sz w:val="20"/>
                <w:szCs w:val="20"/>
              </w:rPr>
            </w:pPr>
          </w:p>
        </w:tc>
      </w:tr>
      <w:tr w:rsidR="00CC3CB0" w14:paraId="0A44C8AC" w14:textId="77777777">
        <w:trPr>
          <w:cantSplit/>
        </w:trPr>
        <w:tc>
          <w:tcPr>
            <w:tcW w:w="1256" w:type="dxa"/>
            <w:vAlign w:val="center"/>
          </w:tcPr>
          <w:p w14:paraId="0A44C8A8" w14:textId="77777777" w:rsidR="00CC3CB0" w:rsidRDefault="00000000">
            <w:pPr>
              <w:ind w:left="360"/>
              <w:rPr>
                <w:rFonts w:ascii="Arial" w:hAnsi="Arial" w:cs="Arial"/>
                <w:sz w:val="20"/>
                <w:szCs w:val="20"/>
              </w:rPr>
            </w:pPr>
            <w:r>
              <w:rPr>
                <w:rFonts w:ascii="Arial" w:hAnsi="Arial" w:cs="Arial"/>
                <w:sz w:val="20"/>
                <w:szCs w:val="20"/>
              </w:rPr>
              <w:t>NF.17</w:t>
            </w:r>
          </w:p>
        </w:tc>
        <w:tc>
          <w:tcPr>
            <w:tcW w:w="3899" w:type="dxa"/>
          </w:tcPr>
          <w:p w14:paraId="0A44C8A9" w14:textId="77777777" w:rsidR="00CC3CB0" w:rsidRDefault="00000000">
            <w:pPr>
              <w:ind w:left="360"/>
              <w:rPr>
                <w:rFonts w:ascii="Arial" w:hAnsi="Arial" w:cs="Arial"/>
                <w:sz w:val="20"/>
                <w:szCs w:val="20"/>
              </w:rPr>
            </w:pPr>
            <w:r>
              <w:rPr>
                <w:rFonts w:ascii="Arial" w:hAnsi="Arial" w:cs="Arial"/>
                <w:sz w:val="20"/>
                <w:szCs w:val="20"/>
              </w:rPr>
              <w:t>Financial or other regulatory requirements</w:t>
            </w:r>
          </w:p>
        </w:tc>
        <w:tc>
          <w:tcPr>
            <w:tcW w:w="3859" w:type="dxa"/>
          </w:tcPr>
          <w:p w14:paraId="0A44C8AA" w14:textId="77777777" w:rsidR="00CC3CB0" w:rsidRDefault="00000000">
            <w:pPr>
              <w:ind w:left="360"/>
              <w:rPr>
                <w:rFonts w:ascii="Arial" w:hAnsi="Arial" w:cs="Arial"/>
                <w:sz w:val="20"/>
                <w:szCs w:val="20"/>
              </w:rPr>
            </w:pPr>
            <w:r>
              <w:rPr>
                <w:rFonts w:ascii="Arial" w:hAnsi="Arial" w:cs="Arial"/>
                <w:sz w:val="20"/>
                <w:szCs w:val="20"/>
              </w:rPr>
              <w:t>Need more information</w:t>
            </w:r>
          </w:p>
        </w:tc>
        <w:tc>
          <w:tcPr>
            <w:tcW w:w="1066" w:type="dxa"/>
          </w:tcPr>
          <w:p w14:paraId="0A44C8AB" w14:textId="77777777" w:rsidR="00CC3CB0" w:rsidRDefault="00CC3CB0">
            <w:pPr>
              <w:ind w:left="360"/>
              <w:rPr>
                <w:rFonts w:ascii="Arial" w:hAnsi="Arial" w:cs="Arial"/>
                <w:sz w:val="20"/>
                <w:szCs w:val="20"/>
              </w:rPr>
            </w:pPr>
          </w:p>
        </w:tc>
      </w:tr>
      <w:tr w:rsidR="00CC3CB0" w14:paraId="0A44C8B1" w14:textId="77777777">
        <w:trPr>
          <w:cantSplit/>
        </w:trPr>
        <w:tc>
          <w:tcPr>
            <w:tcW w:w="1256" w:type="dxa"/>
            <w:vAlign w:val="center"/>
          </w:tcPr>
          <w:p w14:paraId="0A44C8AD" w14:textId="77777777" w:rsidR="00CC3CB0" w:rsidRDefault="00000000">
            <w:pPr>
              <w:ind w:left="360"/>
              <w:rPr>
                <w:rFonts w:ascii="Arial" w:hAnsi="Arial" w:cs="Arial"/>
                <w:sz w:val="20"/>
                <w:szCs w:val="20"/>
              </w:rPr>
            </w:pPr>
            <w:r>
              <w:rPr>
                <w:rFonts w:ascii="Arial" w:hAnsi="Arial" w:cs="Arial"/>
                <w:sz w:val="20"/>
                <w:szCs w:val="20"/>
              </w:rPr>
              <w:t>NF.18</w:t>
            </w:r>
          </w:p>
        </w:tc>
        <w:tc>
          <w:tcPr>
            <w:tcW w:w="3899" w:type="dxa"/>
          </w:tcPr>
          <w:p w14:paraId="0A44C8AE" w14:textId="77777777" w:rsidR="00CC3CB0" w:rsidRDefault="00000000">
            <w:pPr>
              <w:ind w:left="360"/>
              <w:rPr>
                <w:rFonts w:ascii="Arial" w:hAnsi="Arial" w:cs="Arial"/>
                <w:sz w:val="20"/>
                <w:szCs w:val="20"/>
              </w:rPr>
            </w:pPr>
            <w:r>
              <w:rPr>
                <w:rFonts w:ascii="Arial" w:hAnsi="Arial" w:cs="Arial"/>
                <w:i/>
                <w:color w:val="3366FF"/>
                <w:sz w:val="20"/>
                <w:szCs w:val="20"/>
              </w:rPr>
              <w:t>Add others as needed</w:t>
            </w:r>
          </w:p>
        </w:tc>
        <w:tc>
          <w:tcPr>
            <w:tcW w:w="3859" w:type="dxa"/>
          </w:tcPr>
          <w:p w14:paraId="0A44C8AF" w14:textId="77777777" w:rsidR="00CC3CB0" w:rsidRDefault="00CC3CB0">
            <w:pPr>
              <w:ind w:left="360"/>
              <w:rPr>
                <w:rFonts w:ascii="Arial" w:hAnsi="Arial" w:cs="Arial"/>
                <w:sz w:val="20"/>
                <w:szCs w:val="20"/>
              </w:rPr>
            </w:pPr>
          </w:p>
        </w:tc>
        <w:tc>
          <w:tcPr>
            <w:tcW w:w="1066" w:type="dxa"/>
          </w:tcPr>
          <w:p w14:paraId="0A44C8B0" w14:textId="77777777" w:rsidR="00CC3CB0" w:rsidRDefault="00CC3CB0">
            <w:pPr>
              <w:ind w:left="360"/>
              <w:rPr>
                <w:rFonts w:ascii="Arial" w:hAnsi="Arial" w:cs="Arial"/>
                <w:sz w:val="20"/>
                <w:szCs w:val="20"/>
              </w:rPr>
            </w:pPr>
          </w:p>
        </w:tc>
      </w:tr>
    </w:tbl>
    <w:p w14:paraId="0A44C8B2" w14:textId="77777777" w:rsidR="00CC3CB0" w:rsidRDefault="00000000">
      <w:pPr>
        <w:pStyle w:val="IntroHeading"/>
        <w:numPr>
          <w:ilvl w:val="0"/>
          <w:numId w:val="11"/>
        </w:numPr>
      </w:pPr>
      <w:bookmarkStart w:id="131" w:name="_3.4__Key"/>
      <w:bookmarkStart w:id="132" w:name="_Toc283806183"/>
      <w:bookmarkStart w:id="133" w:name="_Toc92888673"/>
      <w:bookmarkEnd w:id="131"/>
      <w:r>
        <w:t>Assumptions, Dependencies and Constraints</w:t>
      </w:r>
      <w:bookmarkEnd w:id="132"/>
      <w:bookmarkEnd w:id="133"/>
    </w:p>
    <w:p w14:paraId="0A44C8B3" w14:textId="77777777" w:rsidR="00CC3CB0" w:rsidRDefault="00000000">
      <w:pPr>
        <w:pStyle w:val="2"/>
        <w:numPr>
          <w:ilvl w:val="1"/>
          <w:numId w:val="11"/>
        </w:numPr>
        <w:spacing w:before="240" w:after="240"/>
        <w:rPr>
          <w:color w:val="244061"/>
        </w:rPr>
      </w:pPr>
      <w:bookmarkStart w:id="134" w:name="_Toc283806184"/>
      <w:bookmarkStart w:id="135" w:name="_Toc92888674"/>
      <w:bookmarkStart w:id="136" w:name="_Toc181691304"/>
      <w:r>
        <w:rPr>
          <w:color w:val="244061"/>
        </w:rPr>
        <w:t>Assumptions</w:t>
      </w:r>
      <w:bookmarkEnd w:id="134"/>
      <w:bookmarkEnd w:id="135"/>
      <w:bookmarkEnd w:id="136"/>
      <w:r>
        <w:rPr>
          <w:color w:val="244061"/>
        </w:rPr>
        <w:t xml:space="preserve"> </w:t>
      </w:r>
    </w:p>
    <w:p w14:paraId="0A44C8B4" w14:textId="77777777" w:rsidR="00CC3CB0" w:rsidRDefault="00000000">
      <w:pPr>
        <w:pStyle w:val="Instructions"/>
        <w:rPr>
          <w:rFonts w:cs="Arial"/>
          <w:i w:val="0"/>
          <w:color w:val="auto"/>
        </w:rPr>
      </w:pPr>
      <w:r>
        <w:rPr>
          <w:rFonts w:cs="Arial"/>
          <w:i w:val="0"/>
          <w:color w:val="auto"/>
        </w:rPr>
        <w:t xml:space="preserve">System should run on </w:t>
      </w:r>
      <w:r>
        <w:rPr>
          <w:rFonts w:cs="Arial" w:hint="eastAsia"/>
          <w:i w:val="0"/>
          <w:color w:val="auto"/>
          <w:lang w:eastAsia="zh-CN"/>
        </w:rPr>
        <w:t>YFI</w:t>
      </w:r>
      <w:r>
        <w:rPr>
          <w:rFonts w:cs="Arial"/>
          <w:i w:val="0"/>
          <w:color w:val="auto"/>
        </w:rPr>
        <w:t xml:space="preserve"> standard computers and applications (office 365)</w:t>
      </w:r>
    </w:p>
    <w:p w14:paraId="0A44C8B5" w14:textId="77777777" w:rsidR="00CC3CB0" w:rsidRDefault="00000000">
      <w:pPr>
        <w:pStyle w:val="2"/>
        <w:numPr>
          <w:ilvl w:val="1"/>
          <w:numId w:val="11"/>
        </w:numPr>
        <w:spacing w:before="240" w:after="240"/>
        <w:rPr>
          <w:color w:val="244061"/>
        </w:rPr>
      </w:pPr>
      <w:bookmarkStart w:id="137" w:name="_Toc283806185"/>
      <w:bookmarkStart w:id="138" w:name="_Toc181691305"/>
      <w:bookmarkStart w:id="139" w:name="_Toc92888675"/>
      <w:r>
        <w:rPr>
          <w:color w:val="244061"/>
        </w:rPr>
        <w:t>Dependencies</w:t>
      </w:r>
      <w:bookmarkEnd w:id="137"/>
      <w:bookmarkEnd w:id="138"/>
      <w:bookmarkEnd w:id="139"/>
    </w:p>
    <w:p w14:paraId="0A44C8B6" w14:textId="77777777" w:rsidR="00CC3CB0" w:rsidRDefault="00000000">
      <w:pPr>
        <w:pStyle w:val="2"/>
        <w:numPr>
          <w:ilvl w:val="1"/>
          <w:numId w:val="11"/>
        </w:numPr>
        <w:spacing w:before="240" w:after="240"/>
        <w:rPr>
          <w:color w:val="244061"/>
        </w:rPr>
      </w:pPr>
      <w:bookmarkStart w:id="140" w:name="_Toc283806186"/>
      <w:bookmarkStart w:id="141" w:name="_Toc92888676"/>
      <w:bookmarkStart w:id="142" w:name="_Toc181691306"/>
      <w:r>
        <w:rPr>
          <w:color w:val="244061"/>
        </w:rPr>
        <w:t>Constraints</w:t>
      </w:r>
      <w:bookmarkEnd w:id="140"/>
      <w:bookmarkEnd w:id="141"/>
      <w:bookmarkEnd w:id="142"/>
    </w:p>
    <w:p w14:paraId="0A44C8B7" w14:textId="77777777" w:rsidR="00CC3CB0" w:rsidRDefault="00CC3CB0">
      <w:pPr>
        <w:pStyle w:val="Instructions"/>
        <w:rPr>
          <w:rFonts w:cs="Arial"/>
        </w:rPr>
      </w:pPr>
    </w:p>
    <w:p w14:paraId="0A44C8B8" w14:textId="77777777" w:rsidR="00CC3CB0" w:rsidRDefault="00000000">
      <w:pPr>
        <w:pStyle w:val="IntroHeading"/>
        <w:numPr>
          <w:ilvl w:val="0"/>
          <w:numId w:val="11"/>
        </w:numPr>
      </w:pPr>
      <w:bookmarkStart w:id="143" w:name="_Toc283806187"/>
      <w:bookmarkStart w:id="144" w:name="_Toc92888677"/>
      <w:bookmarkStart w:id="145" w:name="_Toc133976617"/>
      <w:r>
        <w:t>Approvals</w:t>
      </w:r>
      <w:bookmarkEnd w:id="143"/>
      <w:bookmarkEnd w:id="144"/>
      <w:bookmarkEnd w:id="145"/>
    </w:p>
    <w:p w14:paraId="0A44C8B9" w14:textId="77777777" w:rsidR="00CC3CB0" w:rsidRDefault="00000000">
      <w:pPr>
        <w:pStyle w:val="DocHeading2"/>
        <w:numPr>
          <w:ilvl w:val="1"/>
          <w:numId w:val="11"/>
        </w:numPr>
      </w:pPr>
      <w:bookmarkStart w:id="146" w:name="_Toc92888678"/>
      <w:bookmarkStart w:id="147" w:name="_Toc133976619"/>
      <w:bookmarkStart w:id="148" w:name="_Toc283806188"/>
      <w:r>
        <w:t>Customer/ Stakeholder Approval:</w:t>
      </w:r>
      <w:bookmarkEnd w:id="146"/>
      <w:bookmarkEnd w:id="147"/>
      <w:bookmarkEnd w:id="148"/>
    </w:p>
    <w:tbl>
      <w:tblPr>
        <w:tblW w:w="1008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4A0" w:firstRow="1" w:lastRow="0" w:firstColumn="1" w:lastColumn="0" w:noHBand="0" w:noVBand="1"/>
      </w:tblPr>
      <w:tblGrid>
        <w:gridCol w:w="2518"/>
        <w:gridCol w:w="2580"/>
        <w:gridCol w:w="3038"/>
        <w:gridCol w:w="1944"/>
      </w:tblGrid>
      <w:tr w:rsidR="00CC3CB0" w14:paraId="0A44C8BE" w14:textId="77777777">
        <w:trPr>
          <w:trHeight w:val="232"/>
        </w:trPr>
        <w:tc>
          <w:tcPr>
            <w:tcW w:w="2518" w:type="dxa"/>
            <w:shd w:val="clear" w:color="auto" w:fill="D9D9D9" w:themeFill="background1" w:themeFillShade="D9"/>
          </w:tcPr>
          <w:p w14:paraId="0A44C8BA" w14:textId="77777777" w:rsidR="00CC3CB0" w:rsidRDefault="00000000">
            <w:pPr>
              <w:pStyle w:val="TableHeader"/>
              <w:jc w:val="center"/>
              <w:rPr>
                <w:rFonts w:ascii="Arial" w:hAnsi="Arial"/>
                <w:bCs w:val="0"/>
                <w:color w:val="17365D" w:themeColor="text2" w:themeShade="BF"/>
                <w:szCs w:val="24"/>
              </w:rPr>
            </w:pPr>
            <w:r>
              <w:rPr>
                <w:rFonts w:ascii="Arial" w:hAnsi="Arial"/>
                <w:bCs w:val="0"/>
                <w:color w:val="17365D" w:themeColor="text2" w:themeShade="BF"/>
                <w:szCs w:val="24"/>
              </w:rPr>
              <w:t>Approver</w:t>
            </w:r>
          </w:p>
        </w:tc>
        <w:tc>
          <w:tcPr>
            <w:tcW w:w="2580" w:type="dxa"/>
            <w:shd w:val="clear" w:color="auto" w:fill="D9D9D9" w:themeFill="background1" w:themeFillShade="D9"/>
          </w:tcPr>
          <w:p w14:paraId="0A44C8BB" w14:textId="77777777" w:rsidR="00CC3CB0" w:rsidRDefault="00000000">
            <w:pPr>
              <w:pStyle w:val="TableHeader"/>
              <w:jc w:val="center"/>
              <w:rPr>
                <w:rFonts w:ascii="Arial" w:hAnsi="Arial"/>
                <w:bCs w:val="0"/>
                <w:color w:val="17365D" w:themeColor="text2" w:themeShade="BF"/>
                <w:szCs w:val="24"/>
              </w:rPr>
            </w:pPr>
            <w:r>
              <w:rPr>
                <w:rFonts w:ascii="Arial" w:hAnsi="Arial"/>
                <w:bCs w:val="0"/>
                <w:color w:val="17365D" w:themeColor="text2" w:themeShade="BF"/>
                <w:szCs w:val="24"/>
              </w:rPr>
              <w:t>Title/Role</w:t>
            </w:r>
          </w:p>
        </w:tc>
        <w:tc>
          <w:tcPr>
            <w:tcW w:w="3038" w:type="dxa"/>
            <w:shd w:val="clear" w:color="auto" w:fill="D9D9D9" w:themeFill="background1" w:themeFillShade="D9"/>
          </w:tcPr>
          <w:p w14:paraId="0A44C8BC" w14:textId="77777777" w:rsidR="00CC3CB0" w:rsidRDefault="00000000">
            <w:pPr>
              <w:pStyle w:val="TableHeader"/>
              <w:jc w:val="center"/>
              <w:rPr>
                <w:rFonts w:ascii="Arial" w:hAnsi="Arial"/>
                <w:bCs w:val="0"/>
                <w:color w:val="17365D" w:themeColor="text2" w:themeShade="BF"/>
                <w:szCs w:val="24"/>
              </w:rPr>
            </w:pPr>
            <w:r>
              <w:rPr>
                <w:rFonts w:ascii="Arial" w:hAnsi="Arial"/>
                <w:bCs w:val="0"/>
                <w:color w:val="17365D" w:themeColor="text2" w:themeShade="BF"/>
                <w:szCs w:val="24"/>
              </w:rPr>
              <w:t>Signature</w:t>
            </w:r>
          </w:p>
        </w:tc>
        <w:tc>
          <w:tcPr>
            <w:tcW w:w="1944" w:type="dxa"/>
            <w:shd w:val="clear" w:color="auto" w:fill="D9D9D9" w:themeFill="background1" w:themeFillShade="D9"/>
          </w:tcPr>
          <w:p w14:paraId="0A44C8BD" w14:textId="77777777" w:rsidR="00CC3CB0" w:rsidRDefault="00000000">
            <w:pPr>
              <w:pStyle w:val="TableHeader"/>
              <w:jc w:val="center"/>
              <w:rPr>
                <w:rFonts w:ascii="Arial" w:hAnsi="Arial"/>
                <w:bCs w:val="0"/>
                <w:color w:val="17365D" w:themeColor="text2" w:themeShade="BF"/>
                <w:szCs w:val="24"/>
              </w:rPr>
            </w:pPr>
            <w:r>
              <w:rPr>
                <w:rFonts w:ascii="Arial" w:hAnsi="Arial"/>
                <w:bCs w:val="0"/>
                <w:color w:val="17365D" w:themeColor="text2" w:themeShade="BF"/>
                <w:szCs w:val="24"/>
              </w:rPr>
              <w:t>Date</w:t>
            </w:r>
          </w:p>
        </w:tc>
      </w:tr>
      <w:tr w:rsidR="00CC3CB0" w14:paraId="0A44C8C3" w14:textId="77777777">
        <w:trPr>
          <w:trHeight w:val="274"/>
        </w:trPr>
        <w:tc>
          <w:tcPr>
            <w:tcW w:w="2518" w:type="dxa"/>
          </w:tcPr>
          <w:p w14:paraId="0A44C8BF" w14:textId="77777777" w:rsidR="00CC3CB0" w:rsidRDefault="00CC3CB0">
            <w:pPr>
              <w:pStyle w:val="TableText"/>
              <w:rPr>
                <w:rFonts w:ascii="Arial" w:hAnsi="Arial" w:cs="Arial"/>
              </w:rPr>
            </w:pPr>
          </w:p>
        </w:tc>
        <w:tc>
          <w:tcPr>
            <w:tcW w:w="2580" w:type="dxa"/>
          </w:tcPr>
          <w:p w14:paraId="0A44C8C0" w14:textId="77777777" w:rsidR="00CC3CB0" w:rsidRDefault="00000000">
            <w:pPr>
              <w:pStyle w:val="Instructions"/>
              <w:rPr>
                <w:rFonts w:cs="Arial"/>
              </w:rPr>
            </w:pPr>
            <w:r>
              <w:rPr>
                <w:rFonts w:cs="Arial"/>
              </w:rPr>
              <w:t>Project Sponsor</w:t>
            </w:r>
          </w:p>
        </w:tc>
        <w:tc>
          <w:tcPr>
            <w:tcW w:w="3038" w:type="dxa"/>
          </w:tcPr>
          <w:p w14:paraId="0A44C8C1" w14:textId="77777777" w:rsidR="00CC3CB0" w:rsidRDefault="00CC3CB0">
            <w:pPr>
              <w:pStyle w:val="TableText"/>
              <w:rPr>
                <w:rFonts w:ascii="Arial" w:hAnsi="Arial" w:cs="Arial"/>
              </w:rPr>
            </w:pPr>
          </w:p>
        </w:tc>
        <w:tc>
          <w:tcPr>
            <w:tcW w:w="1944" w:type="dxa"/>
          </w:tcPr>
          <w:p w14:paraId="0A44C8C2" w14:textId="77777777" w:rsidR="00CC3CB0" w:rsidRDefault="00CC3CB0">
            <w:pPr>
              <w:pStyle w:val="TableText"/>
              <w:rPr>
                <w:rFonts w:ascii="Arial" w:hAnsi="Arial" w:cs="Arial"/>
              </w:rPr>
            </w:pPr>
          </w:p>
        </w:tc>
      </w:tr>
    </w:tbl>
    <w:p w14:paraId="0A44C8C9" w14:textId="77777777" w:rsidR="00CC3CB0" w:rsidRDefault="00000000">
      <w:pPr>
        <w:pStyle w:val="DocHeading2"/>
        <w:numPr>
          <w:ilvl w:val="1"/>
          <w:numId w:val="11"/>
        </w:numPr>
      </w:pPr>
      <w:bookmarkStart w:id="149" w:name="_Toc133976620"/>
      <w:bookmarkStart w:id="150" w:name="_Toc283806189"/>
      <w:bookmarkStart w:id="151" w:name="_Toc92888679"/>
      <w:r>
        <w:t>Project Manager Acceptance:</w:t>
      </w:r>
      <w:bookmarkEnd w:id="149"/>
      <w:bookmarkEnd w:id="150"/>
      <w:bookmarkEnd w:id="151"/>
    </w:p>
    <w:tbl>
      <w:tblPr>
        <w:tblW w:w="1008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4A0" w:firstRow="1" w:lastRow="0" w:firstColumn="1" w:lastColumn="0" w:noHBand="0" w:noVBand="1"/>
      </w:tblPr>
      <w:tblGrid>
        <w:gridCol w:w="2508"/>
        <w:gridCol w:w="2604"/>
        <w:gridCol w:w="3024"/>
        <w:gridCol w:w="1944"/>
      </w:tblGrid>
      <w:tr w:rsidR="00CC3CB0" w14:paraId="0A44C8CE" w14:textId="77777777">
        <w:trPr>
          <w:trHeight w:val="228"/>
        </w:trPr>
        <w:tc>
          <w:tcPr>
            <w:tcW w:w="2508" w:type="dxa"/>
            <w:shd w:val="clear" w:color="auto" w:fill="D9D9D9" w:themeFill="background1" w:themeFillShade="D9"/>
          </w:tcPr>
          <w:p w14:paraId="0A44C8CA" w14:textId="77777777" w:rsidR="00CC3CB0" w:rsidRDefault="00000000">
            <w:pPr>
              <w:pStyle w:val="TableHeader"/>
              <w:jc w:val="center"/>
              <w:rPr>
                <w:rFonts w:ascii="Arial" w:hAnsi="Arial"/>
                <w:bCs w:val="0"/>
                <w:color w:val="17365D" w:themeColor="text2" w:themeShade="BF"/>
                <w:szCs w:val="24"/>
              </w:rPr>
            </w:pPr>
            <w:r>
              <w:rPr>
                <w:rFonts w:ascii="Arial" w:hAnsi="Arial"/>
                <w:bCs w:val="0"/>
                <w:color w:val="17365D" w:themeColor="text2" w:themeShade="BF"/>
                <w:szCs w:val="24"/>
              </w:rPr>
              <w:t>Approver</w:t>
            </w:r>
          </w:p>
        </w:tc>
        <w:tc>
          <w:tcPr>
            <w:tcW w:w="2604" w:type="dxa"/>
            <w:shd w:val="clear" w:color="auto" w:fill="D9D9D9" w:themeFill="background1" w:themeFillShade="D9"/>
          </w:tcPr>
          <w:p w14:paraId="0A44C8CB" w14:textId="77777777" w:rsidR="00CC3CB0" w:rsidRDefault="00000000">
            <w:pPr>
              <w:pStyle w:val="TableHeader"/>
              <w:jc w:val="center"/>
              <w:rPr>
                <w:rFonts w:ascii="Arial" w:hAnsi="Arial"/>
                <w:bCs w:val="0"/>
                <w:color w:val="17365D" w:themeColor="text2" w:themeShade="BF"/>
                <w:szCs w:val="24"/>
              </w:rPr>
            </w:pPr>
            <w:r>
              <w:rPr>
                <w:rFonts w:ascii="Arial" w:hAnsi="Arial"/>
                <w:bCs w:val="0"/>
                <w:color w:val="17365D" w:themeColor="text2" w:themeShade="BF"/>
                <w:szCs w:val="24"/>
              </w:rPr>
              <w:t>Title/Role</w:t>
            </w:r>
          </w:p>
        </w:tc>
        <w:tc>
          <w:tcPr>
            <w:tcW w:w="3024" w:type="dxa"/>
            <w:shd w:val="clear" w:color="auto" w:fill="D9D9D9" w:themeFill="background1" w:themeFillShade="D9"/>
          </w:tcPr>
          <w:p w14:paraId="0A44C8CC" w14:textId="77777777" w:rsidR="00CC3CB0" w:rsidRDefault="00000000">
            <w:pPr>
              <w:pStyle w:val="TableHeader"/>
              <w:jc w:val="center"/>
              <w:rPr>
                <w:rFonts w:ascii="Arial" w:hAnsi="Arial"/>
                <w:bCs w:val="0"/>
                <w:color w:val="17365D" w:themeColor="text2" w:themeShade="BF"/>
                <w:szCs w:val="24"/>
              </w:rPr>
            </w:pPr>
            <w:r>
              <w:rPr>
                <w:rFonts w:ascii="Arial" w:hAnsi="Arial"/>
                <w:bCs w:val="0"/>
                <w:color w:val="17365D" w:themeColor="text2" w:themeShade="BF"/>
                <w:szCs w:val="24"/>
              </w:rPr>
              <w:t>Signature</w:t>
            </w:r>
          </w:p>
        </w:tc>
        <w:tc>
          <w:tcPr>
            <w:tcW w:w="1944" w:type="dxa"/>
            <w:shd w:val="clear" w:color="auto" w:fill="D9D9D9" w:themeFill="background1" w:themeFillShade="D9"/>
          </w:tcPr>
          <w:p w14:paraId="0A44C8CD" w14:textId="77777777" w:rsidR="00CC3CB0" w:rsidRDefault="00000000">
            <w:pPr>
              <w:pStyle w:val="TableHeader"/>
              <w:jc w:val="center"/>
              <w:rPr>
                <w:rFonts w:ascii="Arial" w:hAnsi="Arial"/>
                <w:bCs w:val="0"/>
                <w:color w:val="17365D" w:themeColor="text2" w:themeShade="BF"/>
                <w:szCs w:val="24"/>
              </w:rPr>
            </w:pPr>
            <w:r>
              <w:rPr>
                <w:rFonts w:ascii="Arial" w:hAnsi="Arial"/>
                <w:bCs w:val="0"/>
                <w:color w:val="17365D" w:themeColor="text2" w:themeShade="BF"/>
                <w:szCs w:val="24"/>
              </w:rPr>
              <w:t>Date</w:t>
            </w:r>
          </w:p>
        </w:tc>
      </w:tr>
      <w:tr w:rsidR="00CC3CB0" w14:paraId="0A44C8D8" w14:textId="77777777">
        <w:trPr>
          <w:trHeight w:val="274"/>
        </w:trPr>
        <w:tc>
          <w:tcPr>
            <w:tcW w:w="2508" w:type="dxa"/>
          </w:tcPr>
          <w:p w14:paraId="0A44C8D4" w14:textId="77777777" w:rsidR="00CC3CB0" w:rsidRDefault="00CC3CB0">
            <w:pPr>
              <w:pStyle w:val="TableText"/>
              <w:rPr>
                <w:rFonts w:ascii="Arial" w:hAnsi="Arial" w:cs="Arial"/>
              </w:rPr>
            </w:pPr>
          </w:p>
        </w:tc>
        <w:tc>
          <w:tcPr>
            <w:tcW w:w="2604" w:type="dxa"/>
          </w:tcPr>
          <w:p w14:paraId="0A44C8D5" w14:textId="77777777" w:rsidR="00CC3CB0" w:rsidRDefault="00000000">
            <w:pPr>
              <w:pStyle w:val="Instructions"/>
              <w:rPr>
                <w:rFonts w:cs="Arial"/>
              </w:rPr>
            </w:pPr>
            <w:r>
              <w:rPr>
                <w:rFonts w:cs="Arial"/>
              </w:rPr>
              <w:t>IT Project Manager</w:t>
            </w:r>
          </w:p>
        </w:tc>
        <w:tc>
          <w:tcPr>
            <w:tcW w:w="3024" w:type="dxa"/>
          </w:tcPr>
          <w:p w14:paraId="0A44C8D6" w14:textId="77777777" w:rsidR="00CC3CB0" w:rsidRDefault="00CC3CB0">
            <w:pPr>
              <w:pStyle w:val="TableText"/>
              <w:rPr>
                <w:rFonts w:ascii="Arial" w:hAnsi="Arial" w:cs="Arial"/>
              </w:rPr>
            </w:pPr>
          </w:p>
        </w:tc>
        <w:tc>
          <w:tcPr>
            <w:tcW w:w="1944" w:type="dxa"/>
          </w:tcPr>
          <w:p w14:paraId="0A44C8D7" w14:textId="77777777" w:rsidR="00CC3CB0" w:rsidRDefault="00CC3CB0">
            <w:pPr>
              <w:pStyle w:val="TableText"/>
              <w:rPr>
                <w:rFonts w:ascii="Arial" w:hAnsi="Arial" w:cs="Arial"/>
              </w:rPr>
            </w:pPr>
          </w:p>
        </w:tc>
      </w:tr>
    </w:tbl>
    <w:p w14:paraId="0A44C8D9" w14:textId="77777777" w:rsidR="00CC3CB0" w:rsidRDefault="00CC3CB0">
      <w:pPr>
        <w:pStyle w:val="a5"/>
        <w:rPr>
          <w:rFonts w:ascii="Arial" w:hAnsi="Arial" w:cs="Arial"/>
        </w:rPr>
      </w:pP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0"/>
      </w:tblGrid>
      <w:tr w:rsidR="00CC3CB0" w14:paraId="0A44C8DB" w14:textId="77777777">
        <w:trPr>
          <w:cantSplit/>
        </w:trPr>
        <w:tc>
          <w:tcPr>
            <w:tcW w:w="10080" w:type="dxa"/>
            <w:shd w:val="clear" w:color="auto" w:fill="D9D9D9" w:themeFill="background1" w:themeFillShade="D9"/>
          </w:tcPr>
          <w:p w14:paraId="0A44C8DA" w14:textId="77777777" w:rsidR="00CC3CB0" w:rsidRDefault="00000000">
            <w:pPr>
              <w:pStyle w:val="TableHeader"/>
              <w:rPr>
                <w:rFonts w:ascii="Arial" w:hAnsi="Arial"/>
              </w:rPr>
            </w:pPr>
            <w:r>
              <w:rPr>
                <w:rFonts w:ascii="Arial" w:hAnsi="Arial"/>
              </w:rPr>
              <w:t>Approver Comments:</w:t>
            </w:r>
          </w:p>
        </w:tc>
      </w:tr>
      <w:tr w:rsidR="00CC3CB0" w14:paraId="0A44C8E6" w14:textId="77777777">
        <w:trPr>
          <w:cantSplit/>
        </w:trPr>
        <w:tc>
          <w:tcPr>
            <w:tcW w:w="10080" w:type="dxa"/>
            <w:shd w:val="clear" w:color="auto" w:fill="auto"/>
          </w:tcPr>
          <w:p w14:paraId="0A44C8DC" w14:textId="77777777" w:rsidR="00CC3CB0" w:rsidRDefault="00CC3CB0">
            <w:pPr>
              <w:pStyle w:val="TableText"/>
              <w:rPr>
                <w:rFonts w:ascii="Arial" w:hAnsi="Arial" w:cs="Arial"/>
              </w:rPr>
            </w:pPr>
          </w:p>
          <w:p w14:paraId="0A44C8DD" w14:textId="77777777" w:rsidR="00CC3CB0" w:rsidRDefault="00CC3CB0">
            <w:pPr>
              <w:pStyle w:val="TableText"/>
              <w:rPr>
                <w:rFonts w:ascii="Arial" w:hAnsi="Arial" w:cs="Arial"/>
              </w:rPr>
            </w:pPr>
          </w:p>
          <w:p w14:paraId="0A44C8DE" w14:textId="77777777" w:rsidR="00CC3CB0" w:rsidRDefault="00CC3CB0">
            <w:pPr>
              <w:pStyle w:val="TableText"/>
              <w:rPr>
                <w:rFonts w:ascii="Arial" w:hAnsi="Arial" w:cs="Arial"/>
              </w:rPr>
            </w:pPr>
          </w:p>
          <w:p w14:paraId="0A44C8DF" w14:textId="77777777" w:rsidR="00CC3CB0" w:rsidRDefault="00CC3CB0">
            <w:pPr>
              <w:pStyle w:val="TableText"/>
              <w:rPr>
                <w:rFonts w:ascii="Arial" w:hAnsi="Arial" w:cs="Arial"/>
              </w:rPr>
            </w:pPr>
          </w:p>
          <w:p w14:paraId="0A44C8E0" w14:textId="77777777" w:rsidR="00CC3CB0" w:rsidRDefault="00CC3CB0">
            <w:pPr>
              <w:pStyle w:val="TableText"/>
              <w:rPr>
                <w:rFonts w:ascii="Arial" w:hAnsi="Arial" w:cs="Arial"/>
              </w:rPr>
            </w:pPr>
          </w:p>
          <w:p w14:paraId="0A44C8E1" w14:textId="77777777" w:rsidR="00CC3CB0" w:rsidRDefault="00CC3CB0">
            <w:pPr>
              <w:pStyle w:val="TableText"/>
              <w:rPr>
                <w:rFonts w:ascii="Arial" w:hAnsi="Arial" w:cs="Arial"/>
              </w:rPr>
            </w:pPr>
          </w:p>
          <w:p w14:paraId="0A44C8E2" w14:textId="77777777" w:rsidR="00CC3CB0" w:rsidRDefault="00CC3CB0">
            <w:pPr>
              <w:pStyle w:val="TableText"/>
              <w:rPr>
                <w:rFonts w:ascii="Arial" w:hAnsi="Arial" w:cs="Arial"/>
              </w:rPr>
            </w:pPr>
          </w:p>
          <w:p w14:paraId="0A44C8E3" w14:textId="77777777" w:rsidR="00CC3CB0" w:rsidRDefault="00CC3CB0">
            <w:pPr>
              <w:pStyle w:val="TableText"/>
              <w:rPr>
                <w:rFonts w:ascii="Arial" w:hAnsi="Arial" w:cs="Arial"/>
              </w:rPr>
            </w:pPr>
          </w:p>
          <w:p w14:paraId="0A44C8E4" w14:textId="77777777" w:rsidR="00CC3CB0" w:rsidRDefault="00CC3CB0">
            <w:pPr>
              <w:pStyle w:val="TableText"/>
              <w:rPr>
                <w:rFonts w:ascii="Arial" w:hAnsi="Arial" w:cs="Arial"/>
              </w:rPr>
            </w:pPr>
          </w:p>
          <w:p w14:paraId="0A44C8E5" w14:textId="77777777" w:rsidR="00CC3CB0" w:rsidRDefault="00CC3CB0">
            <w:pPr>
              <w:pStyle w:val="TableText"/>
              <w:rPr>
                <w:rFonts w:ascii="Arial" w:hAnsi="Arial" w:cs="Arial"/>
              </w:rPr>
            </w:pPr>
          </w:p>
        </w:tc>
      </w:tr>
    </w:tbl>
    <w:p w14:paraId="0A44C8E7" w14:textId="77777777" w:rsidR="00CC3CB0" w:rsidRDefault="00000000">
      <w:pPr>
        <w:pStyle w:val="IntroHeading"/>
        <w:numPr>
          <w:ilvl w:val="0"/>
          <w:numId w:val="11"/>
        </w:numPr>
      </w:pPr>
      <w:bookmarkStart w:id="152" w:name="_Toc92888680"/>
      <w:r>
        <w:t>References</w:t>
      </w:r>
      <w:bookmarkEnd w:id="152"/>
    </w:p>
    <w:p w14:paraId="0A44C8E8" w14:textId="77777777" w:rsidR="00CC3CB0" w:rsidRDefault="00000000">
      <w:pPr>
        <w:pStyle w:val="Instructions"/>
        <w:rPr>
          <w:rFonts w:cs="Arial"/>
        </w:rPr>
      </w:pPr>
      <w:r>
        <w:rPr>
          <w:rFonts w:cs="Arial"/>
        </w:rPr>
        <w:t xml:space="preserve">This section should be used to define any references used in defining these requirements.  This includes but is not limited </w:t>
      </w:r>
      <w:proofErr w:type="gramStart"/>
      <w:r>
        <w:rPr>
          <w:rFonts w:cs="Arial"/>
        </w:rPr>
        <w:t>to:</w:t>
      </w:r>
      <w:proofErr w:type="gramEnd"/>
      <w:r>
        <w:rPr>
          <w:rFonts w:cs="Arial"/>
        </w:rPr>
        <w:t xml:space="preserve"> industry standards, JCI BOS documents, JCI standards and processes, and best practices. </w:t>
      </w:r>
    </w:p>
    <w:p w14:paraId="0A44C8E9" w14:textId="77777777" w:rsidR="00CC3CB0" w:rsidRDefault="00CC3CB0">
      <w:pPr>
        <w:pStyle w:val="Instructions"/>
      </w:pPr>
    </w:p>
    <w:tbl>
      <w:tblPr>
        <w:tblW w:w="1008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4A0" w:firstRow="1" w:lastRow="0" w:firstColumn="1" w:lastColumn="0" w:noHBand="0" w:noVBand="1"/>
      </w:tblPr>
      <w:tblGrid>
        <w:gridCol w:w="2415"/>
        <w:gridCol w:w="2044"/>
        <w:gridCol w:w="1533"/>
        <w:gridCol w:w="4088"/>
      </w:tblGrid>
      <w:tr w:rsidR="00CC3CB0" w14:paraId="0A44C8EE" w14:textId="77777777">
        <w:trPr>
          <w:trHeight w:val="238"/>
        </w:trPr>
        <w:tc>
          <w:tcPr>
            <w:tcW w:w="2415" w:type="dxa"/>
            <w:shd w:val="clear" w:color="auto" w:fill="D9D9D9" w:themeFill="background1" w:themeFillShade="D9"/>
          </w:tcPr>
          <w:p w14:paraId="0A44C8EA" w14:textId="77777777" w:rsidR="00CC3CB0" w:rsidRDefault="00000000">
            <w:pPr>
              <w:pStyle w:val="TableHeader"/>
              <w:jc w:val="center"/>
              <w:rPr>
                <w:rFonts w:ascii="Arial" w:hAnsi="Arial"/>
                <w:bCs w:val="0"/>
                <w:color w:val="17365D" w:themeColor="text2" w:themeShade="BF"/>
                <w:szCs w:val="24"/>
              </w:rPr>
            </w:pPr>
            <w:r>
              <w:rPr>
                <w:rFonts w:ascii="Arial" w:hAnsi="Arial"/>
                <w:bCs w:val="0"/>
                <w:color w:val="17365D" w:themeColor="text2" w:themeShade="BF"/>
                <w:szCs w:val="24"/>
              </w:rPr>
              <w:t>Reference Title</w:t>
            </w:r>
          </w:p>
        </w:tc>
        <w:tc>
          <w:tcPr>
            <w:tcW w:w="2044" w:type="dxa"/>
            <w:shd w:val="clear" w:color="auto" w:fill="D9D9D9" w:themeFill="background1" w:themeFillShade="D9"/>
          </w:tcPr>
          <w:p w14:paraId="0A44C8EB" w14:textId="77777777" w:rsidR="00CC3CB0" w:rsidRDefault="00000000">
            <w:pPr>
              <w:pStyle w:val="TableHeader"/>
              <w:jc w:val="center"/>
              <w:rPr>
                <w:rFonts w:ascii="Arial" w:hAnsi="Arial"/>
                <w:bCs w:val="0"/>
                <w:color w:val="17365D" w:themeColor="text2" w:themeShade="BF"/>
                <w:szCs w:val="24"/>
              </w:rPr>
            </w:pPr>
            <w:r>
              <w:rPr>
                <w:rFonts w:ascii="Arial" w:hAnsi="Arial"/>
                <w:bCs w:val="0"/>
                <w:color w:val="17365D" w:themeColor="text2" w:themeShade="BF"/>
                <w:szCs w:val="24"/>
              </w:rPr>
              <w:t>Report Number</w:t>
            </w:r>
          </w:p>
        </w:tc>
        <w:tc>
          <w:tcPr>
            <w:tcW w:w="1533" w:type="dxa"/>
            <w:shd w:val="clear" w:color="auto" w:fill="D9D9D9" w:themeFill="background1" w:themeFillShade="D9"/>
          </w:tcPr>
          <w:p w14:paraId="0A44C8EC" w14:textId="77777777" w:rsidR="00CC3CB0" w:rsidRDefault="00000000">
            <w:pPr>
              <w:pStyle w:val="TableHeader"/>
              <w:jc w:val="center"/>
              <w:rPr>
                <w:rFonts w:ascii="Arial" w:hAnsi="Arial"/>
                <w:bCs w:val="0"/>
                <w:color w:val="17365D" w:themeColor="text2" w:themeShade="BF"/>
                <w:szCs w:val="24"/>
              </w:rPr>
            </w:pPr>
            <w:r>
              <w:rPr>
                <w:rFonts w:ascii="Arial" w:hAnsi="Arial"/>
                <w:bCs w:val="0"/>
                <w:color w:val="17365D" w:themeColor="text2" w:themeShade="BF"/>
                <w:szCs w:val="24"/>
              </w:rPr>
              <w:t>Date</w:t>
            </w:r>
          </w:p>
        </w:tc>
        <w:tc>
          <w:tcPr>
            <w:tcW w:w="4088" w:type="dxa"/>
            <w:shd w:val="clear" w:color="auto" w:fill="D9D9D9" w:themeFill="background1" w:themeFillShade="D9"/>
          </w:tcPr>
          <w:p w14:paraId="0A44C8ED" w14:textId="77777777" w:rsidR="00CC3CB0" w:rsidRDefault="00000000">
            <w:pPr>
              <w:pStyle w:val="TableHeader"/>
              <w:jc w:val="center"/>
              <w:rPr>
                <w:rFonts w:ascii="Arial" w:hAnsi="Arial"/>
                <w:bCs w:val="0"/>
                <w:color w:val="17365D" w:themeColor="text2" w:themeShade="BF"/>
                <w:szCs w:val="24"/>
              </w:rPr>
            </w:pPr>
            <w:r>
              <w:rPr>
                <w:rFonts w:ascii="Arial" w:hAnsi="Arial"/>
                <w:bCs w:val="0"/>
                <w:color w:val="17365D" w:themeColor="text2" w:themeShade="BF"/>
                <w:szCs w:val="24"/>
              </w:rPr>
              <w:t>Publishing Organization</w:t>
            </w:r>
          </w:p>
        </w:tc>
      </w:tr>
      <w:tr w:rsidR="00CC3CB0" w14:paraId="0A44C8F3" w14:textId="77777777">
        <w:trPr>
          <w:trHeight w:val="224"/>
        </w:trPr>
        <w:tc>
          <w:tcPr>
            <w:tcW w:w="2415" w:type="dxa"/>
          </w:tcPr>
          <w:p w14:paraId="0A44C8EF" w14:textId="77777777" w:rsidR="00CC3CB0" w:rsidRDefault="00CC3CB0">
            <w:pPr>
              <w:pStyle w:val="TableText"/>
              <w:rPr>
                <w:rFonts w:ascii="Arial" w:hAnsi="Arial" w:cs="Arial"/>
              </w:rPr>
            </w:pPr>
          </w:p>
        </w:tc>
        <w:tc>
          <w:tcPr>
            <w:tcW w:w="2044" w:type="dxa"/>
          </w:tcPr>
          <w:p w14:paraId="0A44C8F0" w14:textId="77777777" w:rsidR="00CC3CB0" w:rsidRDefault="00CC3CB0">
            <w:pPr>
              <w:pStyle w:val="TableText"/>
              <w:rPr>
                <w:rFonts w:ascii="Arial" w:hAnsi="Arial" w:cs="Arial"/>
              </w:rPr>
            </w:pPr>
          </w:p>
        </w:tc>
        <w:tc>
          <w:tcPr>
            <w:tcW w:w="1533" w:type="dxa"/>
          </w:tcPr>
          <w:p w14:paraId="0A44C8F1" w14:textId="77777777" w:rsidR="00CC3CB0" w:rsidRDefault="00CC3CB0">
            <w:pPr>
              <w:pStyle w:val="TableText"/>
              <w:rPr>
                <w:rFonts w:ascii="Arial" w:hAnsi="Arial" w:cs="Arial"/>
              </w:rPr>
            </w:pPr>
          </w:p>
        </w:tc>
        <w:tc>
          <w:tcPr>
            <w:tcW w:w="4088" w:type="dxa"/>
          </w:tcPr>
          <w:p w14:paraId="0A44C8F2" w14:textId="77777777" w:rsidR="00CC3CB0" w:rsidRDefault="00CC3CB0">
            <w:pPr>
              <w:pStyle w:val="TableText"/>
              <w:rPr>
                <w:rFonts w:ascii="Arial" w:hAnsi="Arial" w:cs="Arial"/>
              </w:rPr>
            </w:pPr>
          </w:p>
        </w:tc>
      </w:tr>
    </w:tbl>
    <w:p w14:paraId="0A44C8F4" w14:textId="77777777" w:rsidR="00CC3CB0" w:rsidRDefault="00CC3CB0"/>
    <w:sectPr w:rsidR="00CC3CB0">
      <w:headerReference w:type="default" r:id="rId13"/>
      <w:footerReference w:type="default" r:id="rId14"/>
      <w:pgSz w:w="12240" w:h="15840"/>
      <w:pgMar w:top="1134" w:right="1080" w:bottom="1080" w:left="108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D933F" w14:textId="77777777" w:rsidR="004566C4" w:rsidRDefault="004566C4">
      <w:r>
        <w:separator/>
      </w:r>
    </w:p>
  </w:endnote>
  <w:endnote w:type="continuationSeparator" w:id="0">
    <w:p w14:paraId="39974F0E" w14:textId="77777777" w:rsidR="004566C4" w:rsidRDefault="004566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C8FA" w14:textId="77777777" w:rsidR="00CC3CB0" w:rsidRDefault="00000000">
    <w:pPr>
      <w:pStyle w:val="a9"/>
      <w:rPr>
        <w:rFonts w:ascii="Arial" w:hAnsi="Arial" w:cs="Arial"/>
        <w:sz w:val="20"/>
        <w:szCs w:val="20"/>
      </w:rPr>
    </w:pPr>
    <w:r>
      <w:rPr>
        <w:rFonts w:ascii="Arial" w:hAnsi="Arial" w:cs="Arial"/>
        <w:sz w:val="20"/>
        <w:szCs w:val="20"/>
      </w:rPr>
      <w:tab/>
    </w:r>
    <w:r>
      <w:rPr>
        <w:rFonts w:ascii="Arial" w:hAnsi="Arial" w:cs="Arial"/>
        <w:sz w:val="20"/>
        <w:szCs w:val="20"/>
      </w:rPr>
      <w:tab/>
    </w:r>
  </w:p>
  <w:p w14:paraId="0A44C8FB" w14:textId="77777777" w:rsidR="00CC3CB0" w:rsidRDefault="00000000">
    <w:pPr>
      <w:pStyle w:val="a9"/>
      <w:rPr>
        <w:rFonts w:ascii="Arial" w:hAnsi="Arial" w:cs="Arial"/>
        <w:sz w:val="20"/>
        <w:szCs w:val="20"/>
      </w:rPr>
    </w:pPr>
    <w:r>
      <w:rPr>
        <w:rFonts w:ascii="Arial" w:hAnsi="Arial" w:cs="Arial"/>
        <w:noProof/>
        <w:sz w:val="20"/>
        <w:szCs w:val="20"/>
      </w:rPr>
      <w:drawing>
        <wp:anchor distT="0" distB="0" distL="114300" distR="114300" simplePos="0" relativeHeight="251660288" behindDoc="0" locked="0" layoutInCell="1" allowOverlap="1" wp14:anchorId="0A44C8FF" wp14:editId="0A44C900">
          <wp:simplePos x="0" y="0"/>
          <wp:positionH relativeFrom="column">
            <wp:posOffset>2371725</wp:posOffset>
          </wp:positionH>
          <wp:positionV relativeFrom="paragraph">
            <wp:posOffset>127635</wp:posOffset>
          </wp:positionV>
          <wp:extent cx="1438275" cy="304165"/>
          <wp:effectExtent l="0" t="0" r="0" b="635"/>
          <wp:wrapNone/>
          <wp:docPr id="16" name="Picture 16" descr="C:\Users\uelet002\AppData\Local\Microsoft\Windows\INetCache\Content.Word\YF_sec_logo_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Users\uelet002\AppData\Local\Microsoft\Windows\INetCache\Content.Word\YF_sec_logo_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38275" cy="304374"/>
                  </a:xfrm>
                  <a:prstGeom prst="rect">
                    <a:avLst/>
                  </a:prstGeom>
                  <a:noFill/>
                  <a:ln>
                    <a:noFill/>
                  </a:ln>
                </pic:spPr>
              </pic:pic>
            </a:graphicData>
          </a:graphic>
        </wp:anchor>
      </w:drawing>
    </w:r>
  </w:p>
  <w:p w14:paraId="0A44C8FC" w14:textId="77777777" w:rsidR="00CC3CB0" w:rsidRDefault="00000000">
    <w:pPr>
      <w:pStyle w:val="a9"/>
      <w:tabs>
        <w:tab w:val="clear" w:pos="8640"/>
        <w:tab w:val="right" w:pos="10260"/>
      </w:tabs>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2B88F" w14:textId="77777777" w:rsidR="004566C4" w:rsidRDefault="004566C4">
      <w:r>
        <w:separator/>
      </w:r>
    </w:p>
  </w:footnote>
  <w:footnote w:type="continuationSeparator" w:id="0">
    <w:p w14:paraId="21D26773" w14:textId="77777777" w:rsidR="004566C4" w:rsidRDefault="004566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C8F6" w14:textId="77777777" w:rsidR="00CC3CB0" w:rsidRDefault="00000000">
    <w:pPr>
      <w:pStyle w:val="ab"/>
    </w:pPr>
    <w:r>
      <w:rPr>
        <w:rFonts w:ascii="微软雅黑" w:eastAsia="微软雅黑" w:hAnsi="微软雅黑" w:cs="Arial" w:hint="eastAsia"/>
        <w:noProof/>
        <w:color w:val="595959"/>
        <w:sz w:val="18"/>
        <w:szCs w:val="18"/>
      </w:rPr>
      <w:drawing>
        <wp:anchor distT="0" distB="0" distL="114300" distR="114300" simplePos="0" relativeHeight="251659264" behindDoc="0" locked="0" layoutInCell="1" allowOverlap="1" wp14:anchorId="0A44C8FD" wp14:editId="0A44C8FE">
          <wp:simplePos x="0" y="0"/>
          <wp:positionH relativeFrom="column">
            <wp:posOffset>0</wp:posOffset>
          </wp:positionH>
          <wp:positionV relativeFrom="paragraph">
            <wp:posOffset>-11430</wp:posOffset>
          </wp:positionV>
          <wp:extent cx="1657350" cy="657225"/>
          <wp:effectExtent l="0" t="0" r="0" b="0"/>
          <wp:wrapNone/>
          <wp:docPr id="15" name="Picture 1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659838" cy="658201"/>
                  </a:xfrm>
                  <a:prstGeom prst="rect">
                    <a:avLst/>
                  </a:prstGeom>
                  <a:noFill/>
                  <a:ln>
                    <a:noFill/>
                  </a:ln>
                </pic:spPr>
              </pic:pic>
            </a:graphicData>
          </a:graphic>
        </wp:anchor>
      </w:drawing>
    </w:r>
  </w:p>
  <w:p w14:paraId="0A44C8F7" w14:textId="77777777" w:rsidR="00CC3CB0" w:rsidRDefault="00CC3CB0">
    <w:pPr>
      <w:pStyle w:val="ab"/>
    </w:pPr>
  </w:p>
  <w:p w14:paraId="0A44C8F8" w14:textId="77777777" w:rsidR="00CC3CB0" w:rsidRDefault="00CC3CB0">
    <w:pPr>
      <w:pStyle w:val="ab"/>
    </w:pPr>
  </w:p>
  <w:p w14:paraId="0A44C8F9" w14:textId="77777777" w:rsidR="00CC3CB0" w:rsidRDefault="00CC3CB0">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E"/>
    <w:lvl w:ilvl="0">
      <w:numFmt w:val="decimal"/>
      <w:lvlText w:val="*"/>
      <w:lvlJc w:val="left"/>
    </w:lvl>
  </w:abstractNum>
  <w:abstractNum w:abstractNumId="1" w15:restartNumberingAfterBreak="0">
    <w:nsid w:val="07073C33"/>
    <w:multiLevelType w:val="multilevel"/>
    <w:tmpl w:val="07073C33"/>
    <w:lvl w:ilvl="0">
      <w:start w:val="1"/>
      <w:numFmt w:val="bullet"/>
      <w:pStyle w:val="BulletedTableTex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 w15:restartNumberingAfterBreak="0">
    <w:nsid w:val="07C664B4"/>
    <w:multiLevelType w:val="multilevel"/>
    <w:tmpl w:val="07C664B4"/>
    <w:lvl w:ilvl="0">
      <w:start w:val="1"/>
      <w:numFmt w:val="decimal"/>
      <w:pStyle w:val="FeatureNumbers"/>
      <w:lvlText w:val="F.%1"/>
      <w:lvlJc w:val="left"/>
      <w:pPr>
        <w:tabs>
          <w:tab w:val="left" w:pos="576"/>
        </w:tabs>
        <w:ind w:left="576" w:hanging="576"/>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 w15:restartNumberingAfterBreak="0">
    <w:nsid w:val="080142DE"/>
    <w:multiLevelType w:val="multilevel"/>
    <w:tmpl w:val="080142D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0426F27"/>
    <w:multiLevelType w:val="multilevel"/>
    <w:tmpl w:val="10426F27"/>
    <w:lvl w:ilvl="0">
      <w:start w:val="1"/>
      <w:numFmt w:val="decimal"/>
      <w:pStyle w:val="EnvironmentNumbers"/>
      <w:lvlText w:val="F.E.%1"/>
      <w:lvlJc w:val="left"/>
      <w:pPr>
        <w:tabs>
          <w:tab w:val="left" w:pos="792"/>
        </w:tabs>
        <w:ind w:left="792" w:hanging="792"/>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5" w15:restartNumberingAfterBreak="0">
    <w:nsid w:val="13E03932"/>
    <w:multiLevelType w:val="multilevel"/>
    <w:tmpl w:val="13E03932"/>
    <w:lvl w:ilvl="0">
      <w:start w:val="1"/>
      <w:numFmt w:val="bullet"/>
      <w:lvlText w:val=""/>
      <w:lvlJc w:val="left"/>
      <w:pPr>
        <w:ind w:left="1129" w:hanging="420"/>
      </w:pPr>
      <w:rPr>
        <w:rFonts w:ascii="Wingdings" w:hAnsi="Wingdings" w:hint="default"/>
      </w:rPr>
    </w:lvl>
    <w:lvl w:ilvl="1">
      <w:start w:val="1"/>
      <w:numFmt w:val="bullet"/>
      <w:lvlText w:val=""/>
      <w:lvlJc w:val="left"/>
      <w:pPr>
        <w:ind w:left="1549" w:hanging="420"/>
      </w:pPr>
      <w:rPr>
        <w:rFonts w:ascii="Wingdings" w:hAnsi="Wingdings" w:hint="default"/>
      </w:rPr>
    </w:lvl>
    <w:lvl w:ilvl="2">
      <w:start w:val="1"/>
      <w:numFmt w:val="bullet"/>
      <w:lvlText w:val=""/>
      <w:lvlJc w:val="left"/>
      <w:pPr>
        <w:ind w:left="1969" w:hanging="420"/>
      </w:pPr>
      <w:rPr>
        <w:rFonts w:ascii="Wingdings" w:hAnsi="Wingdings" w:hint="default"/>
      </w:rPr>
    </w:lvl>
    <w:lvl w:ilvl="3">
      <w:start w:val="1"/>
      <w:numFmt w:val="bullet"/>
      <w:lvlText w:val=""/>
      <w:lvlJc w:val="left"/>
      <w:pPr>
        <w:ind w:left="2389" w:hanging="420"/>
      </w:pPr>
      <w:rPr>
        <w:rFonts w:ascii="Wingdings" w:hAnsi="Wingdings" w:hint="default"/>
      </w:rPr>
    </w:lvl>
    <w:lvl w:ilvl="4">
      <w:start w:val="1"/>
      <w:numFmt w:val="bullet"/>
      <w:lvlText w:val=""/>
      <w:lvlJc w:val="left"/>
      <w:pPr>
        <w:ind w:left="2809" w:hanging="420"/>
      </w:pPr>
      <w:rPr>
        <w:rFonts w:ascii="Wingdings" w:hAnsi="Wingdings" w:hint="default"/>
      </w:rPr>
    </w:lvl>
    <w:lvl w:ilvl="5">
      <w:start w:val="1"/>
      <w:numFmt w:val="bullet"/>
      <w:lvlText w:val=""/>
      <w:lvlJc w:val="left"/>
      <w:pPr>
        <w:ind w:left="3229" w:hanging="420"/>
      </w:pPr>
      <w:rPr>
        <w:rFonts w:ascii="Wingdings" w:hAnsi="Wingdings" w:hint="default"/>
      </w:rPr>
    </w:lvl>
    <w:lvl w:ilvl="6">
      <w:start w:val="1"/>
      <w:numFmt w:val="bullet"/>
      <w:lvlText w:val=""/>
      <w:lvlJc w:val="left"/>
      <w:pPr>
        <w:ind w:left="3649" w:hanging="420"/>
      </w:pPr>
      <w:rPr>
        <w:rFonts w:ascii="Wingdings" w:hAnsi="Wingdings" w:hint="default"/>
      </w:rPr>
    </w:lvl>
    <w:lvl w:ilvl="7">
      <w:start w:val="1"/>
      <w:numFmt w:val="bullet"/>
      <w:lvlText w:val=""/>
      <w:lvlJc w:val="left"/>
      <w:pPr>
        <w:ind w:left="4069" w:hanging="420"/>
      </w:pPr>
      <w:rPr>
        <w:rFonts w:ascii="Wingdings" w:hAnsi="Wingdings" w:hint="default"/>
      </w:rPr>
    </w:lvl>
    <w:lvl w:ilvl="8">
      <w:start w:val="1"/>
      <w:numFmt w:val="bullet"/>
      <w:lvlText w:val=""/>
      <w:lvlJc w:val="left"/>
      <w:pPr>
        <w:ind w:left="4489" w:hanging="420"/>
      </w:pPr>
      <w:rPr>
        <w:rFonts w:ascii="Wingdings" w:hAnsi="Wingdings" w:hint="default"/>
      </w:rPr>
    </w:lvl>
  </w:abstractNum>
  <w:abstractNum w:abstractNumId="6" w15:restartNumberingAfterBreak="0">
    <w:nsid w:val="27AE787F"/>
    <w:multiLevelType w:val="multilevel"/>
    <w:tmpl w:val="27AE787F"/>
    <w:lvl w:ilvl="0">
      <w:start w:val="1"/>
      <w:numFmt w:val="decimal"/>
      <w:pStyle w:val="QualityNumbers"/>
      <w:lvlText w:val="F.Q.%1"/>
      <w:lvlJc w:val="left"/>
      <w:pPr>
        <w:tabs>
          <w:tab w:val="left" w:pos="792"/>
        </w:tabs>
        <w:ind w:left="792" w:hanging="792"/>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7" w15:restartNumberingAfterBreak="0">
    <w:nsid w:val="32452CE4"/>
    <w:multiLevelType w:val="multilevel"/>
    <w:tmpl w:val="32452CE4"/>
    <w:lvl w:ilvl="0">
      <w:start w:val="1"/>
      <w:numFmt w:val="bullet"/>
      <w:pStyle w:val="Bullet"/>
      <w:lvlText w:val=""/>
      <w:lvlJc w:val="left"/>
      <w:pPr>
        <w:tabs>
          <w:tab w:val="left" w:pos="720"/>
        </w:tabs>
        <w:ind w:left="720" w:hanging="360"/>
      </w:pPr>
      <w:rPr>
        <w:rFonts w:ascii="Symbol" w:hAnsi="Symbol" w:hint="default"/>
        <w:color w:val="6E96BE"/>
      </w:rPr>
    </w:lvl>
    <w:lvl w:ilvl="1">
      <w:start w:val="1"/>
      <w:numFmt w:val="bullet"/>
      <w:lvlText w:val="o"/>
      <w:lvlJc w:val="left"/>
      <w:pPr>
        <w:tabs>
          <w:tab w:val="left" w:pos="1800"/>
        </w:tabs>
        <w:ind w:left="1800" w:hanging="360"/>
      </w:pPr>
      <w:rPr>
        <w:rFonts w:ascii="Courier New" w:hAnsi="Courier New" w:hint="default"/>
      </w:rPr>
    </w:lvl>
    <w:lvl w:ilvl="2">
      <w:start w:val="1"/>
      <w:numFmt w:val="bullet"/>
      <w:lvlText w:val=""/>
      <w:lvlJc w:val="left"/>
      <w:pPr>
        <w:tabs>
          <w:tab w:val="left" w:pos="2520"/>
        </w:tabs>
        <w:ind w:left="2520" w:hanging="360"/>
      </w:pPr>
      <w:rPr>
        <w:rFonts w:ascii="Wingdings" w:hAnsi="Wingdings" w:hint="default"/>
      </w:rPr>
    </w:lvl>
    <w:lvl w:ilvl="3">
      <w:start w:val="1"/>
      <w:numFmt w:val="bullet"/>
      <w:lvlText w:val=""/>
      <w:lvlJc w:val="left"/>
      <w:pPr>
        <w:tabs>
          <w:tab w:val="left" w:pos="3240"/>
        </w:tabs>
        <w:ind w:left="3240" w:hanging="360"/>
      </w:pPr>
      <w:rPr>
        <w:rFonts w:ascii="Symbol" w:hAnsi="Symbol" w:hint="default"/>
      </w:rPr>
    </w:lvl>
    <w:lvl w:ilvl="4">
      <w:start w:val="1"/>
      <w:numFmt w:val="bullet"/>
      <w:lvlText w:val="o"/>
      <w:lvlJc w:val="left"/>
      <w:pPr>
        <w:tabs>
          <w:tab w:val="left" w:pos="3960"/>
        </w:tabs>
        <w:ind w:left="3960" w:hanging="360"/>
      </w:pPr>
      <w:rPr>
        <w:rFonts w:ascii="Courier New" w:hAnsi="Courier New" w:hint="default"/>
      </w:rPr>
    </w:lvl>
    <w:lvl w:ilvl="5">
      <w:start w:val="1"/>
      <w:numFmt w:val="bullet"/>
      <w:lvlText w:val=""/>
      <w:lvlJc w:val="left"/>
      <w:pPr>
        <w:tabs>
          <w:tab w:val="left" w:pos="4680"/>
        </w:tabs>
        <w:ind w:left="4680" w:hanging="360"/>
      </w:pPr>
      <w:rPr>
        <w:rFonts w:ascii="Wingdings" w:hAnsi="Wingdings" w:hint="default"/>
      </w:rPr>
    </w:lvl>
    <w:lvl w:ilvl="6">
      <w:start w:val="1"/>
      <w:numFmt w:val="bullet"/>
      <w:lvlText w:val=""/>
      <w:lvlJc w:val="left"/>
      <w:pPr>
        <w:tabs>
          <w:tab w:val="left" w:pos="5400"/>
        </w:tabs>
        <w:ind w:left="5400" w:hanging="360"/>
      </w:pPr>
      <w:rPr>
        <w:rFonts w:ascii="Symbol" w:hAnsi="Symbol" w:hint="default"/>
      </w:rPr>
    </w:lvl>
    <w:lvl w:ilvl="7">
      <w:start w:val="1"/>
      <w:numFmt w:val="bullet"/>
      <w:lvlText w:val="o"/>
      <w:lvlJc w:val="left"/>
      <w:pPr>
        <w:tabs>
          <w:tab w:val="left" w:pos="6120"/>
        </w:tabs>
        <w:ind w:left="6120" w:hanging="360"/>
      </w:pPr>
      <w:rPr>
        <w:rFonts w:ascii="Courier New" w:hAnsi="Courier New" w:hint="default"/>
      </w:rPr>
    </w:lvl>
    <w:lvl w:ilvl="8">
      <w:start w:val="1"/>
      <w:numFmt w:val="bullet"/>
      <w:lvlText w:val=""/>
      <w:lvlJc w:val="left"/>
      <w:pPr>
        <w:tabs>
          <w:tab w:val="left" w:pos="6840"/>
        </w:tabs>
        <w:ind w:left="6840" w:hanging="360"/>
      </w:pPr>
      <w:rPr>
        <w:rFonts w:ascii="Wingdings" w:hAnsi="Wingdings" w:hint="default"/>
      </w:rPr>
    </w:lvl>
  </w:abstractNum>
  <w:abstractNum w:abstractNumId="8" w15:restartNumberingAfterBreak="0">
    <w:nsid w:val="344D284F"/>
    <w:multiLevelType w:val="multilevel"/>
    <w:tmpl w:val="344D284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E5171A0"/>
    <w:multiLevelType w:val="multilevel"/>
    <w:tmpl w:val="3E5171A0"/>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4680" w:hanging="1440"/>
      </w:pPr>
      <w:rPr>
        <w:rFonts w:hint="default"/>
      </w:rPr>
    </w:lvl>
    <w:lvl w:ilvl="6">
      <w:start w:val="1"/>
      <w:numFmt w:val="decimal"/>
      <w:isLgl/>
      <w:lvlText w:val="%1.%2.%3.%4.%5.%6.%7"/>
      <w:lvlJc w:val="left"/>
      <w:pPr>
        <w:ind w:left="5400" w:hanging="1440"/>
      </w:pPr>
      <w:rPr>
        <w:rFonts w:hint="default"/>
      </w:rPr>
    </w:lvl>
    <w:lvl w:ilvl="7">
      <w:start w:val="1"/>
      <w:numFmt w:val="decimal"/>
      <w:isLgl/>
      <w:lvlText w:val="%1.%2.%3.%4.%5.%6.%7.%8"/>
      <w:lvlJc w:val="left"/>
      <w:pPr>
        <w:ind w:left="6480" w:hanging="1800"/>
      </w:pPr>
      <w:rPr>
        <w:rFonts w:hint="default"/>
      </w:rPr>
    </w:lvl>
    <w:lvl w:ilvl="8">
      <w:start w:val="1"/>
      <w:numFmt w:val="decimal"/>
      <w:isLgl/>
      <w:lvlText w:val="%1.%2.%3.%4.%5.%6.%7.%8.%9"/>
      <w:lvlJc w:val="left"/>
      <w:pPr>
        <w:ind w:left="7200" w:hanging="1800"/>
      </w:pPr>
      <w:rPr>
        <w:rFonts w:hint="default"/>
      </w:rPr>
    </w:lvl>
  </w:abstractNum>
  <w:abstractNum w:abstractNumId="10" w15:restartNumberingAfterBreak="0">
    <w:nsid w:val="612A4425"/>
    <w:multiLevelType w:val="hybridMultilevel"/>
    <w:tmpl w:val="36605232"/>
    <w:lvl w:ilvl="0" w:tplc="F62A4C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68E2E8F9"/>
    <w:multiLevelType w:val="singleLevel"/>
    <w:tmpl w:val="68E2E8F9"/>
    <w:lvl w:ilvl="0">
      <w:start w:val="1"/>
      <w:numFmt w:val="bullet"/>
      <w:lvlText w:val=""/>
      <w:lvlJc w:val="left"/>
      <w:pPr>
        <w:ind w:left="420" w:hanging="420"/>
      </w:pPr>
      <w:rPr>
        <w:rFonts w:ascii="Wingdings" w:hAnsi="Wingdings" w:hint="default"/>
      </w:rPr>
    </w:lvl>
  </w:abstractNum>
  <w:abstractNum w:abstractNumId="12" w15:restartNumberingAfterBreak="0">
    <w:nsid w:val="70054C25"/>
    <w:multiLevelType w:val="multilevel"/>
    <w:tmpl w:val="70054C25"/>
    <w:lvl w:ilvl="0">
      <w:start w:val="1"/>
      <w:numFmt w:val="decimal"/>
      <w:pStyle w:val="1stLevelNo"/>
      <w:lvlText w:val="F %1."/>
      <w:lvlJc w:val="left"/>
      <w:pPr>
        <w:ind w:left="360" w:hanging="360"/>
      </w:pPr>
      <w:rPr>
        <w:rFonts w:ascii="Arial" w:hAnsi="Arial" w:cs="Arial" w:hint="default"/>
        <w:b/>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rPr>
    </w:lvl>
    <w:lvl w:ilvl="1">
      <w:start w:val="1"/>
      <w:numFmt w:val="decimal"/>
      <w:pStyle w:val="2ndLevelNo"/>
      <w:lvlText w:val="F %1.%2."/>
      <w:lvlJc w:val="left"/>
      <w:pPr>
        <w:ind w:left="792" w:hanging="432"/>
      </w:pPr>
      <w:rPr>
        <w:rFonts w:ascii="Arial" w:hAnsi="Arial" w:cs="Arial" w:hint="default"/>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rPr>
    </w:lvl>
    <w:lvl w:ilvl="2">
      <w:start w:val="1"/>
      <w:numFmt w:val="decimal"/>
      <w:pStyle w:val="3rdLevelNo"/>
      <w:lvlText w:val="F %1.%2.%3."/>
      <w:lvlJc w:val="left"/>
      <w:pPr>
        <w:ind w:left="0" w:firstLine="0"/>
      </w:pPr>
      <w:rPr>
        <w:rFonts w:ascii="Arial" w:hAnsi="Arial" w:cs="Arial" w:hint="default"/>
        <w:sz w:val="20"/>
        <w:szCs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E3E5BEA"/>
    <w:multiLevelType w:val="multilevel"/>
    <w:tmpl w:val="7E3E5BEA"/>
    <w:lvl w:ilvl="0">
      <w:start w:val="1"/>
      <w:numFmt w:val="decimal"/>
      <w:pStyle w:val="PerformanceNumbers"/>
      <w:lvlText w:val="F.P.%1"/>
      <w:lvlJc w:val="left"/>
      <w:pPr>
        <w:tabs>
          <w:tab w:val="left" w:pos="792"/>
        </w:tabs>
        <w:ind w:left="792" w:hanging="792"/>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4" w15:restartNumberingAfterBreak="0">
    <w:nsid w:val="7EFD1702"/>
    <w:multiLevelType w:val="multilevel"/>
    <w:tmpl w:val="7EFD1702"/>
    <w:lvl w:ilvl="0">
      <w:start w:val="1"/>
      <w:numFmt w:val="decimal"/>
      <w:pStyle w:val="DocHeading"/>
      <w:lvlText w:val="%1"/>
      <w:lvlJc w:val="left"/>
      <w:pPr>
        <w:tabs>
          <w:tab w:val="left" w:pos="432"/>
        </w:tabs>
        <w:ind w:left="432" w:hanging="432"/>
      </w:pPr>
    </w:lvl>
    <w:lvl w:ilvl="1">
      <w:start w:val="1"/>
      <w:numFmt w:val="decimal"/>
      <w:pStyle w:val="2"/>
      <w:lvlText w:val="%1.%2"/>
      <w:lvlJc w:val="left"/>
      <w:pPr>
        <w:tabs>
          <w:tab w:val="left" w:pos="936"/>
        </w:tabs>
        <w:ind w:left="936" w:hanging="576"/>
      </w:pPr>
      <w:rPr>
        <w:rFonts w:ascii="Times New Roman" w:hAnsi="Times New Roman" w:cs="Times New Roman"/>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15" w15:restartNumberingAfterBreak="0">
    <w:nsid w:val="7F9D07B5"/>
    <w:multiLevelType w:val="hybridMultilevel"/>
    <w:tmpl w:val="59161D7C"/>
    <w:lvl w:ilvl="0" w:tplc="8236BA2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1392285">
    <w:abstractNumId w:val="14"/>
  </w:num>
  <w:num w:numId="2" w16cid:durableId="746391002">
    <w:abstractNumId w:val="1"/>
  </w:num>
  <w:num w:numId="3" w16cid:durableId="991057490">
    <w:abstractNumId w:val="2"/>
  </w:num>
  <w:num w:numId="4" w16cid:durableId="839154980">
    <w:abstractNumId w:val="13"/>
  </w:num>
  <w:num w:numId="5" w16cid:durableId="1095898963">
    <w:abstractNumId w:val="6"/>
  </w:num>
  <w:num w:numId="6" w16cid:durableId="882130336">
    <w:abstractNumId w:val="4"/>
  </w:num>
  <w:num w:numId="7" w16cid:durableId="1601793958">
    <w:abstractNumId w:val="7"/>
  </w:num>
  <w:num w:numId="8" w16cid:durableId="1971738297">
    <w:abstractNumId w:val="12"/>
  </w:num>
  <w:num w:numId="9" w16cid:durableId="695885121">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10" w16cid:durableId="1894265133">
    <w:abstractNumId w:val="8"/>
  </w:num>
  <w:num w:numId="11" w16cid:durableId="2132438914">
    <w:abstractNumId w:val="9"/>
  </w:num>
  <w:num w:numId="12" w16cid:durableId="1079522264">
    <w:abstractNumId w:val="5"/>
  </w:num>
  <w:num w:numId="13" w16cid:durableId="133960127">
    <w:abstractNumId w:val="3"/>
  </w:num>
  <w:num w:numId="14" w16cid:durableId="602038553">
    <w:abstractNumId w:val="11"/>
  </w:num>
  <w:num w:numId="15" w16cid:durableId="3946310">
    <w:abstractNumId w:val="15"/>
  </w:num>
  <w:num w:numId="16" w16cid:durableId="1897889456">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u,Tao (YFI,Liu Tao,Shanghai,CN)">
    <w15:presenceInfo w15:providerId="AD" w15:userId="S::tao.liu10@yanfeng.com::703902f1-367d-4c99-9b40-11a675f4da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proofState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defaultTabStop w:val="0"/>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23D9"/>
    <w:rsid w:val="000011DC"/>
    <w:rsid w:val="00006E25"/>
    <w:rsid w:val="00016B8A"/>
    <w:rsid w:val="00021C18"/>
    <w:rsid w:val="000337B4"/>
    <w:rsid w:val="00036663"/>
    <w:rsid w:val="00043BCE"/>
    <w:rsid w:val="00044446"/>
    <w:rsid w:val="00047ADE"/>
    <w:rsid w:val="0005462B"/>
    <w:rsid w:val="00056057"/>
    <w:rsid w:val="0006534E"/>
    <w:rsid w:val="00066E42"/>
    <w:rsid w:val="00075B1A"/>
    <w:rsid w:val="000768B5"/>
    <w:rsid w:val="000803FC"/>
    <w:rsid w:val="000828C4"/>
    <w:rsid w:val="00084553"/>
    <w:rsid w:val="00084F90"/>
    <w:rsid w:val="000858A0"/>
    <w:rsid w:val="0009264A"/>
    <w:rsid w:val="000972D8"/>
    <w:rsid w:val="000A0817"/>
    <w:rsid w:val="000A216F"/>
    <w:rsid w:val="000A3779"/>
    <w:rsid w:val="000A785D"/>
    <w:rsid w:val="000B1D57"/>
    <w:rsid w:val="000B369D"/>
    <w:rsid w:val="000B60C0"/>
    <w:rsid w:val="000B6CF7"/>
    <w:rsid w:val="000C5087"/>
    <w:rsid w:val="000C5CE5"/>
    <w:rsid w:val="000C5EFD"/>
    <w:rsid w:val="000D22C3"/>
    <w:rsid w:val="000D4471"/>
    <w:rsid w:val="000D7616"/>
    <w:rsid w:val="000F036C"/>
    <w:rsid w:val="000F6AA5"/>
    <w:rsid w:val="001070C2"/>
    <w:rsid w:val="001170D3"/>
    <w:rsid w:val="00120067"/>
    <w:rsid w:val="00120599"/>
    <w:rsid w:val="0012250A"/>
    <w:rsid w:val="00122D24"/>
    <w:rsid w:val="00126025"/>
    <w:rsid w:val="0013683E"/>
    <w:rsid w:val="00140DE4"/>
    <w:rsid w:val="00140E7B"/>
    <w:rsid w:val="0014211A"/>
    <w:rsid w:val="00144925"/>
    <w:rsid w:val="001458AE"/>
    <w:rsid w:val="00145C36"/>
    <w:rsid w:val="00145CF6"/>
    <w:rsid w:val="0014734A"/>
    <w:rsid w:val="00155A66"/>
    <w:rsid w:val="00157448"/>
    <w:rsid w:val="00163131"/>
    <w:rsid w:val="00166B0E"/>
    <w:rsid w:val="0016743C"/>
    <w:rsid w:val="0017580B"/>
    <w:rsid w:val="00183571"/>
    <w:rsid w:val="00184A70"/>
    <w:rsid w:val="00186DB7"/>
    <w:rsid w:val="00193A83"/>
    <w:rsid w:val="0019419B"/>
    <w:rsid w:val="001A35D3"/>
    <w:rsid w:val="001A5DD1"/>
    <w:rsid w:val="001A70AE"/>
    <w:rsid w:val="001B29C5"/>
    <w:rsid w:val="001C385E"/>
    <w:rsid w:val="001C6963"/>
    <w:rsid w:val="001C7642"/>
    <w:rsid w:val="001C7886"/>
    <w:rsid w:val="001D3825"/>
    <w:rsid w:val="001D5094"/>
    <w:rsid w:val="001D6C02"/>
    <w:rsid w:val="001D72F3"/>
    <w:rsid w:val="001E2553"/>
    <w:rsid w:val="001E3013"/>
    <w:rsid w:val="001E3F38"/>
    <w:rsid w:val="001E4F0F"/>
    <w:rsid w:val="001E57B5"/>
    <w:rsid w:val="001F0D8D"/>
    <w:rsid w:val="001F5A2E"/>
    <w:rsid w:val="001F72A3"/>
    <w:rsid w:val="0020494C"/>
    <w:rsid w:val="00205888"/>
    <w:rsid w:val="002077B2"/>
    <w:rsid w:val="00207EE5"/>
    <w:rsid w:val="00211902"/>
    <w:rsid w:val="002131C8"/>
    <w:rsid w:val="002135B5"/>
    <w:rsid w:val="00216622"/>
    <w:rsid w:val="00222D99"/>
    <w:rsid w:val="00226ABF"/>
    <w:rsid w:val="00231BF8"/>
    <w:rsid w:val="00234716"/>
    <w:rsid w:val="002472CB"/>
    <w:rsid w:val="002518C9"/>
    <w:rsid w:val="002541AD"/>
    <w:rsid w:val="00254BD3"/>
    <w:rsid w:val="002576EA"/>
    <w:rsid w:val="00263087"/>
    <w:rsid w:val="002646ED"/>
    <w:rsid w:val="00266DAB"/>
    <w:rsid w:val="00266F3A"/>
    <w:rsid w:val="002761BA"/>
    <w:rsid w:val="002769B3"/>
    <w:rsid w:val="0028012E"/>
    <w:rsid w:val="00280BB3"/>
    <w:rsid w:val="002813FA"/>
    <w:rsid w:val="0028364A"/>
    <w:rsid w:val="0028596E"/>
    <w:rsid w:val="002923B5"/>
    <w:rsid w:val="00294C11"/>
    <w:rsid w:val="002A23F7"/>
    <w:rsid w:val="002B025B"/>
    <w:rsid w:val="002B1FAE"/>
    <w:rsid w:val="002B4253"/>
    <w:rsid w:val="002B62CA"/>
    <w:rsid w:val="002B6F21"/>
    <w:rsid w:val="002C2C6A"/>
    <w:rsid w:val="002C394F"/>
    <w:rsid w:val="002C4EA9"/>
    <w:rsid w:val="002D47C8"/>
    <w:rsid w:val="002D76C5"/>
    <w:rsid w:val="002E4928"/>
    <w:rsid w:val="002E68B1"/>
    <w:rsid w:val="002F7543"/>
    <w:rsid w:val="00303508"/>
    <w:rsid w:val="003039FC"/>
    <w:rsid w:val="003052A9"/>
    <w:rsid w:val="00311EFF"/>
    <w:rsid w:val="0031322C"/>
    <w:rsid w:val="003149C5"/>
    <w:rsid w:val="00314A56"/>
    <w:rsid w:val="00314A71"/>
    <w:rsid w:val="003169AF"/>
    <w:rsid w:val="003259A9"/>
    <w:rsid w:val="003264E0"/>
    <w:rsid w:val="00327E76"/>
    <w:rsid w:val="00332F51"/>
    <w:rsid w:val="00333366"/>
    <w:rsid w:val="00334AE5"/>
    <w:rsid w:val="00335C44"/>
    <w:rsid w:val="00335C8A"/>
    <w:rsid w:val="00336D17"/>
    <w:rsid w:val="00341977"/>
    <w:rsid w:val="00343DC7"/>
    <w:rsid w:val="00345F4E"/>
    <w:rsid w:val="0034670E"/>
    <w:rsid w:val="003475FC"/>
    <w:rsid w:val="0035266D"/>
    <w:rsid w:val="0036120F"/>
    <w:rsid w:val="003637BE"/>
    <w:rsid w:val="00370295"/>
    <w:rsid w:val="00373D5E"/>
    <w:rsid w:val="00377609"/>
    <w:rsid w:val="0038139A"/>
    <w:rsid w:val="00383AEB"/>
    <w:rsid w:val="003A0656"/>
    <w:rsid w:val="003A1C0A"/>
    <w:rsid w:val="003A604D"/>
    <w:rsid w:val="003B062B"/>
    <w:rsid w:val="003B20D9"/>
    <w:rsid w:val="003B3296"/>
    <w:rsid w:val="003B57B3"/>
    <w:rsid w:val="003B5BCE"/>
    <w:rsid w:val="003C029E"/>
    <w:rsid w:val="003C11D6"/>
    <w:rsid w:val="003C183F"/>
    <w:rsid w:val="003C1DD7"/>
    <w:rsid w:val="003C4F90"/>
    <w:rsid w:val="003D1115"/>
    <w:rsid w:val="003D18ED"/>
    <w:rsid w:val="003D4F8C"/>
    <w:rsid w:val="003D55E8"/>
    <w:rsid w:val="003E5A02"/>
    <w:rsid w:val="004019B3"/>
    <w:rsid w:val="004030A0"/>
    <w:rsid w:val="00403F0B"/>
    <w:rsid w:val="00405D2A"/>
    <w:rsid w:val="00407D70"/>
    <w:rsid w:val="0041425F"/>
    <w:rsid w:val="00421DDF"/>
    <w:rsid w:val="00426904"/>
    <w:rsid w:val="004304CE"/>
    <w:rsid w:val="00431483"/>
    <w:rsid w:val="0043519D"/>
    <w:rsid w:val="004367B8"/>
    <w:rsid w:val="00436F37"/>
    <w:rsid w:val="004421C3"/>
    <w:rsid w:val="00443BF6"/>
    <w:rsid w:val="00450432"/>
    <w:rsid w:val="0045182D"/>
    <w:rsid w:val="00452170"/>
    <w:rsid w:val="00454B5B"/>
    <w:rsid w:val="00455244"/>
    <w:rsid w:val="004566C4"/>
    <w:rsid w:val="00457D96"/>
    <w:rsid w:val="00463187"/>
    <w:rsid w:val="00465C46"/>
    <w:rsid w:val="004677B9"/>
    <w:rsid w:val="00470386"/>
    <w:rsid w:val="00471BB3"/>
    <w:rsid w:val="0047310E"/>
    <w:rsid w:val="00474927"/>
    <w:rsid w:val="00477971"/>
    <w:rsid w:val="00481971"/>
    <w:rsid w:val="004826E2"/>
    <w:rsid w:val="004836D8"/>
    <w:rsid w:val="00487961"/>
    <w:rsid w:val="00487DE8"/>
    <w:rsid w:val="00490158"/>
    <w:rsid w:val="00490184"/>
    <w:rsid w:val="004B0B0F"/>
    <w:rsid w:val="004B7155"/>
    <w:rsid w:val="004C069B"/>
    <w:rsid w:val="004C4E69"/>
    <w:rsid w:val="004C4FF2"/>
    <w:rsid w:val="004C5E3F"/>
    <w:rsid w:val="004C7051"/>
    <w:rsid w:val="004D0FE8"/>
    <w:rsid w:val="004D291D"/>
    <w:rsid w:val="004D32E9"/>
    <w:rsid w:val="004D3502"/>
    <w:rsid w:val="004E3752"/>
    <w:rsid w:val="004E4A60"/>
    <w:rsid w:val="004F2BF9"/>
    <w:rsid w:val="004F4759"/>
    <w:rsid w:val="004F5CE3"/>
    <w:rsid w:val="004F6C9F"/>
    <w:rsid w:val="004F7184"/>
    <w:rsid w:val="005027A2"/>
    <w:rsid w:val="00512A0F"/>
    <w:rsid w:val="00512E29"/>
    <w:rsid w:val="00513E13"/>
    <w:rsid w:val="00515341"/>
    <w:rsid w:val="00515F7A"/>
    <w:rsid w:val="005165CF"/>
    <w:rsid w:val="00524FA9"/>
    <w:rsid w:val="005335D7"/>
    <w:rsid w:val="0053461B"/>
    <w:rsid w:val="00535EA2"/>
    <w:rsid w:val="00544B09"/>
    <w:rsid w:val="00544BE8"/>
    <w:rsid w:val="005535F8"/>
    <w:rsid w:val="005566C4"/>
    <w:rsid w:val="0056227A"/>
    <w:rsid w:val="00563B19"/>
    <w:rsid w:val="00565CBB"/>
    <w:rsid w:val="005672DA"/>
    <w:rsid w:val="00572640"/>
    <w:rsid w:val="0057333B"/>
    <w:rsid w:val="005776D4"/>
    <w:rsid w:val="00577DBF"/>
    <w:rsid w:val="00580608"/>
    <w:rsid w:val="00581EC7"/>
    <w:rsid w:val="005921DB"/>
    <w:rsid w:val="00592E34"/>
    <w:rsid w:val="005938E4"/>
    <w:rsid w:val="00593CA3"/>
    <w:rsid w:val="005950F1"/>
    <w:rsid w:val="0059749B"/>
    <w:rsid w:val="005A00C1"/>
    <w:rsid w:val="005A0E3B"/>
    <w:rsid w:val="005A5A60"/>
    <w:rsid w:val="005B54AC"/>
    <w:rsid w:val="005B6751"/>
    <w:rsid w:val="005B7B67"/>
    <w:rsid w:val="005C0458"/>
    <w:rsid w:val="005C1332"/>
    <w:rsid w:val="005C2966"/>
    <w:rsid w:val="005C53BA"/>
    <w:rsid w:val="005C53CC"/>
    <w:rsid w:val="005C70AE"/>
    <w:rsid w:val="005D0541"/>
    <w:rsid w:val="005D0C8F"/>
    <w:rsid w:val="005D0F8E"/>
    <w:rsid w:val="005D2474"/>
    <w:rsid w:val="005E2B95"/>
    <w:rsid w:val="005E40A4"/>
    <w:rsid w:val="005E4EDC"/>
    <w:rsid w:val="005E57DC"/>
    <w:rsid w:val="005E753F"/>
    <w:rsid w:val="005F4B4E"/>
    <w:rsid w:val="005F4FC3"/>
    <w:rsid w:val="005F5758"/>
    <w:rsid w:val="005F6837"/>
    <w:rsid w:val="005F6A32"/>
    <w:rsid w:val="00600A27"/>
    <w:rsid w:val="0060116F"/>
    <w:rsid w:val="00602488"/>
    <w:rsid w:val="00604ABD"/>
    <w:rsid w:val="0060537E"/>
    <w:rsid w:val="006131D3"/>
    <w:rsid w:val="0062010D"/>
    <w:rsid w:val="00620199"/>
    <w:rsid w:val="00623944"/>
    <w:rsid w:val="00631C19"/>
    <w:rsid w:val="00633661"/>
    <w:rsid w:val="006420E6"/>
    <w:rsid w:val="00643970"/>
    <w:rsid w:val="00646593"/>
    <w:rsid w:val="00646A70"/>
    <w:rsid w:val="006512B6"/>
    <w:rsid w:val="0065504C"/>
    <w:rsid w:val="0065555E"/>
    <w:rsid w:val="00663D82"/>
    <w:rsid w:val="00672E6C"/>
    <w:rsid w:val="00675E69"/>
    <w:rsid w:val="0068211B"/>
    <w:rsid w:val="00695AB0"/>
    <w:rsid w:val="006974D1"/>
    <w:rsid w:val="006A0F34"/>
    <w:rsid w:val="006A16D5"/>
    <w:rsid w:val="006A2501"/>
    <w:rsid w:val="006A315A"/>
    <w:rsid w:val="006A3D16"/>
    <w:rsid w:val="006B138C"/>
    <w:rsid w:val="006B2933"/>
    <w:rsid w:val="006B737C"/>
    <w:rsid w:val="006C404B"/>
    <w:rsid w:val="006C68B5"/>
    <w:rsid w:val="006D74E5"/>
    <w:rsid w:val="006E2910"/>
    <w:rsid w:val="006E62BE"/>
    <w:rsid w:val="006E7BE3"/>
    <w:rsid w:val="006F43CA"/>
    <w:rsid w:val="006F5AD4"/>
    <w:rsid w:val="007014E9"/>
    <w:rsid w:val="00702CEE"/>
    <w:rsid w:val="00703E5B"/>
    <w:rsid w:val="00705763"/>
    <w:rsid w:val="00706818"/>
    <w:rsid w:val="00713F51"/>
    <w:rsid w:val="00722C39"/>
    <w:rsid w:val="00730C93"/>
    <w:rsid w:val="0073328F"/>
    <w:rsid w:val="00735A73"/>
    <w:rsid w:val="00741002"/>
    <w:rsid w:val="007413AA"/>
    <w:rsid w:val="0074394F"/>
    <w:rsid w:val="00750004"/>
    <w:rsid w:val="00756423"/>
    <w:rsid w:val="007614E3"/>
    <w:rsid w:val="00762378"/>
    <w:rsid w:val="00766660"/>
    <w:rsid w:val="00767E2B"/>
    <w:rsid w:val="00774F7C"/>
    <w:rsid w:val="0077574B"/>
    <w:rsid w:val="007807FD"/>
    <w:rsid w:val="00782E96"/>
    <w:rsid w:val="007838CC"/>
    <w:rsid w:val="00785F93"/>
    <w:rsid w:val="007B1478"/>
    <w:rsid w:val="007B1CCB"/>
    <w:rsid w:val="007B5664"/>
    <w:rsid w:val="007B6999"/>
    <w:rsid w:val="007B76FF"/>
    <w:rsid w:val="007C371A"/>
    <w:rsid w:val="007D0EF7"/>
    <w:rsid w:val="007D6318"/>
    <w:rsid w:val="007D6E03"/>
    <w:rsid w:val="007E048C"/>
    <w:rsid w:val="007E2463"/>
    <w:rsid w:val="007F2B43"/>
    <w:rsid w:val="007F43AC"/>
    <w:rsid w:val="00800410"/>
    <w:rsid w:val="00804378"/>
    <w:rsid w:val="00804FAA"/>
    <w:rsid w:val="00806E30"/>
    <w:rsid w:val="008138D1"/>
    <w:rsid w:val="00813F9E"/>
    <w:rsid w:val="0081604E"/>
    <w:rsid w:val="008228AA"/>
    <w:rsid w:val="00825B13"/>
    <w:rsid w:val="00827003"/>
    <w:rsid w:val="0083648E"/>
    <w:rsid w:val="00836657"/>
    <w:rsid w:val="00836D0F"/>
    <w:rsid w:val="00836E1B"/>
    <w:rsid w:val="0084146E"/>
    <w:rsid w:val="008510E5"/>
    <w:rsid w:val="0085255D"/>
    <w:rsid w:val="008535A2"/>
    <w:rsid w:val="00854939"/>
    <w:rsid w:val="008605C8"/>
    <w:rsid w:val="0086091D"/>
    <w:rsid w:val="00862C70"/>
    <w:rsid w:val="00863B67"/>
    <w:rsid w:val="00870000"/>
    <w:rsid w:val="008719A2"/>
    <w:rsid w:val="00872040"/>
    <w:rsid w:val="00893A44"/>
    <w:rsid w:val="00896EAB"/>
    <w:rsid w:val="0089774C"/>
    <w:rsid w:val="008A299E"/>
    <w:rsid w:val="008A4B6C"/>
    <w:rsid w:val="008B2171"/>
    <w:rsid w:val="008B2371"/>
    <w:rsid w:val="008B34A4"/>
    <w:rsid w:val="008C18C1"/>
    <w:rsid w:val="008C55D8"/>
    <w:rsid w:val="008D050F"/>
    <w:rsid w:val="008D0958"/>
    <w:rsid w:val="008D2EEC"/>
    <w:rsid w:val="008D3C43"/>
    <w:rsid w:val="008D6A6F"/>
    <w:rsid w:val="008E121A"/>
    <w:rsid w:val="008E4FA9"/>
    <w:rsid w:val="008E6C19"/>
    <w:rsid w:val="008E70BE"/>
    <w:rsid w:val="008F123C"/>
    <w:rsid w:val="008F4102"/>
    <w:rsid w:val="008F6197"/>
    <w:rsid w:val="00902DA3"/>
    <w:rsid w:val="00912FD7"/>
    <w:rsid w:val="00913084"/>
    <w:rsid w:val="009248EF"/>
    <w:rsid w:val="00935D5C"/>
    <w:rsid w:val="00937B11"/>
    <w:rsid w:val="0094357C"/>
    <w:rsid w:val="009563C8"/>
    <w:rsid w:val="00973541"/>
    <w:rsid w:val="009751A6"/>
    <w:rsid w:val="0097544C"/>
    <w:rsid w:val="00976BBD"/>
    <w:rsid w:val="0097739B"/>
    <w:rsid w:val="00983A4D"/>
    <w:rsid w:val="00987334"/>
    <w:rsid w:val="00987E79"/>
    <w:rsid w:val="00987EA1"/>
    <w:rsid w:val="009912F3"/>
    <w:rsid w:val="0099702B"/>
    <w:rsid w:val="009A40CC"/>
    <w:rsid w:val="009A48B1"/>
    <w:rsid w:val="009A5909"/>
    <w:rsid w:val="009B5979"/>
    <w:rsid w:val="009C25A2"/>
    <w:rsid w:val="009C419E"/>
    <w:rsid w:val="009C46B3"/>
    <w:rsid w:val="009C5324"/>
    <w:rsid w:val="009D024E"/>
    <w:rsid w:val="009D06A1"/>
    <w:rsid w:val="009D0CF8"/>
    <w:rsid w:val="009D6E66"/>
    <w:rsid w:val="009E3FA8"/>
    <w:rsid w:val="009E41C9"/>
    <w:rsid w:val="009F226D"/>
    <w:rsid w:val="009F6A74"/>
    <w:rsid w:val="009F7CA4"/>
    <w:rsid w:val="00A005B8"/>
    <w:rsid w:val="00A05F39"/>
    <w:rsid w:val="00A12499"/>
    <w:rsid w:val="00A127AF"/>
    <w:rsid w:val="00A129A7"/>
    <w:rsid w:val="00A17CF9"/>
    <w:rsid w:val="00A203BE"/>
    <w:rsid w:val="00A26C9E"/>
    <w:rsid w:val="00A26F8B"/>
    <w:rsid w:val="00A319DF"/>
    <w:rsid w:val="00A324E0"/>
    <w:rsid w:val="00A330A8"/>
    <w:rsid w:val="00A342B1"/>
    <w:rsid w:val="00A34FAE"/>
    <w:rsid w:val="00A36C73"/>
    <w:rsid w:val="00A37868"/>
    <w:rsid w:val="00A441AD"/>
    <w:rsid w:val="00A51735"/>
    <w:rsid w:val="00A572BE"/>
    <w:rsid w:val="00A67741"/>
    <w:rsid w:val="00A7207A"/>
    <w:rsid w:val="00A749EB"/>
    <w:rsid w:val="00A82F84"/>
    <w:rsid w:val="00A856A4"/>
    <w:rsid w:val="00A86CF0"/>
    <w:rsid w:val="00A90398"/>
    <w:rsid w:val="00A94883"/>
    <w:rsid w:val="00A97D21"/>
    <w:rsid w:val="00AA23D9"/>
    <w:rsid w:val="00AA6287"/>
    <w:rsid w:val="00AA7142"/>
    <w:rsid w:val="00AB1516"/>
    <w:rsid w:val="00AB6155"/>
    <w:rsid w:val="00AC331D"/>
    <w:rsid w:val="00AC42ED"/>
    <w:rsid w:val="00AC604A"/>
    <w:rsid w:val="00AD039A"/>
    <w:rsid w:val="00AD1E45"/>
    <w:rsid w:val="00AD48B4"/>
    <w:rsid w:val="00AD6FB4"/>
    <w:rsid w:val="00AE39A6"/>
    <w:rsid w:val="00AE3C0B"/>
    <w:rsid w:val="00AE5984"/>
    <w:rsid w:val="00AF29BD"/>
    <w:rsid w:val="00AF35E3"/>
    <w:rsid w:val="00AF3843"/>
    <w:rsid w:val="00AF71B2"/>
    <w:rsid w:val="00B14356"/>
    <w:rsid w:val="00B167F1"/>
    <w:rsid w:val="00B16886"/>
    <w:rsid w:val="00B17FA8"/>
    <w:rsid w:val="00B212B0"/>
    <w:rsid w:val="00B230E1"/>
    <w:rsid w:val="00B243A7"/>
    <w:rsid w:val="00B2639F"/>
    <w:rsid w:val="00B2666D"/>
    <w:rsid w:val="00B33C56"/>
    <w:rsid w:val="00B36F2F"/>
    <w:rsid w:val="00B43E4D"/>
    <w:rsid w:val="00B446F2"/>
    <w:rsid w:val="00B51883"/>
    <w:rsid w:val="00B5570B"/>
    <w:rsid w:val="00B61ECC"/>
    <w:rsid w:val="00B65847"/>
    <w:rsid w:val="00B71FAF"/>
    <w:rsid w:val="00B754EF"/>
    <w:rsid w:val="00B83AAA"/>
    <w:rsid w:val="00B860AA"/>
    <w:rsid w:val="00B92A00"/>
    <w:rsid w:val="00BA3BEC"/>
    <w:rsid w:val="00BB0F32"/>
    <w:rsid w:val="00BB18C2"/>
    <w:rsid w:val="00BC371C"/>
    <w:rsid w:val="00BC76CE"/>
    <w:rsid w:val="00BC7BE7"/>
    <w:rsid w:val="00BC7F6C"/>
    <w:rsid w:val="00BD15E7"/>
    <w:rsid w:val="00BD5F28"/>
    <w:rsid w:val="00BD62ED"/>
    <w:rsid w:val="00BE0A2D"/>
    <w:rsid w:val="00BE1F29"/>
    <w:rsid w:val="00BE2085"/>
    <w:rsid w:val="00BE390B"/>
    <w:rsid w:val="00BE44E1"/>
    <w:rsid w:val="00BE5B38"/>
    <w:rsid w:val="00BF0294"/>
    <w:rsid w:val="00BF24E5"/>
    <w:rsid w:val="00BF3C99"/>
    <w:rsid w:val="00BF4503"/>
    <w:rsid w:val="00BF5A7D"/>
    <w:rsid w:val="00BF7EA9"/>
    <w:rsid w:val="00C01A92"/>
    <w:rsid w:val="00C0640A"/>
    <w:rsid w:val="00C10158"/>
    <w:rsid w:val="00C114BB"/>
    <w:rsid w:val="00C13539"/>
    <w:rsid w:val="00C23005"/>
    <w:rsid w:val="00C26380"/>
    <w:rsid w:val="00C270DB"/>
    <w:rsid w:val="00C4016F"/>
    <w:rsid w:val="00C4075B"/>
    <w:rsid w:val="00C407F9"/>
    <w:rsid w:val="00C40D47"/>
    <w:rsid w:val="00C44BAB"/>
    <w:rsid w:val="00C5424E"/>
    <w:rsid w:val="00C622C5"/>
    <w:rsid w:val="00C638C5"/>
    <w:rsid w:val="00C6433B"/>
    <w:rsid w:val="00C64ABB"/>
    <w:rsid w:val="00C66776"/>
    <w:rsid w:val="00C66B79"/>
    <w:rsid w:val="00C678F9"/>
    <w:rsid w:val="00C71A8F"/>
    <w:rsid w:val="00C71DF5"/>
    <w:rsid w:val="00C81242"/>
    <w:rsid w:val="00C81AF5"/>
    <w:rsid w:val="00C82D3F"/>
    <w:rsid w:val="00C85DE7"/>
    <w:rsid w:val="00C87E00"/>
    <w:rsid w:val="00C948F4"/>
    <w:rsid w:val="00C95365"/>
    <w:rsid w:val="00CA554D"/>
    <w:rsid w:val="00CA65E0"/>
    <w:rsid w:val="00CB110C"/>
    <w:rsid w:val="00CB36F2"/>
    <w:rsid w:val="00CB381C"/>
    <w:rsid w:val="00CB3E6D"/>
    <w:rsid w:val="00CC159F"/>
    <w:rsid w:val="00CC1877"/>
    <w:rsid w:val="00CC264D"/>
    <w:rsid w:val="00CC3CB0"/>
    <w:rsid w:val="00CC5485"/>
    <w:rsid w:val="00CC7A2D"/>
    <w:rsid w:val="00CD633F"/>
    <w:rsid w:val="00CD6E64"/>
    <w:rsid w:val="00CE476C"/>
    <w:rsid w:val="00CE4C78"/>
    <w:rsid w:val="00CE5D44"/>
    <w:rsid w:val="00CE6104"/>
    <w:rsid w:val="00CE7F49"/>
    <w:rsid w:val="00CF0230"/>
    <w:rsid w:val="00CF0EB3"/>
    <w:rsid w:val="00D05E0A"/>
    <w:rsid w:val="00D12421"/>
    <w:rsid w:val="00D13AB1"/>
    <w:rsid w:val="00D17E0E"/>
    <w:rsid w:val="00D24961"/>
    <w:rsid w:val="00D26505"/>
    <w:rsid w:val="00D273DA"/>
    <w:rsid w:val="00D3377A"/>
    <w:rsid w:val="00D3385C"/>
    <w:rsid w:val="00D342B5"/>
    <w:rsid w:val="00D34810"/>
    <w:rsid w:val="00D44A1D"/>
    <w:rsid w:val="00D5126F"/>
    <w:rsid w:val="00D5606B"/>
    <w:rsid w:val="00D560E0"/>
    <w:rsid w:val="00D62E03"/>
    <w:rsid w:val="00D6393C"/>
    <w:rsid w:val="00D70F98"/>
    <w:rsid w:val="00D73C06"/>
    <w:rsid w:val="00D73FAC"/>
    <w:rsid w:val="00D74B2E"/>
    <w:rsid w:val="00D83368"/>
    <w:rsid w:val="00D84A04"/>
    <w:rsid w:val="00D94004"/>
    <w:rsid w:val="00D970FF"/>
    <w:rsid w:val="00D97BA0"/>
    <w:rsid w:val="00DA3245"/>
    <w:rsid w:val="00DB2496"/>
    <w:rsid w:val="00DB4DCB"/>
    <w:rsid w:val="00DB5265"/>
    <w:rsid w:val="00DB57FD"/>
    <w:rsid w:val="00DB6434"/>
    <w:rsid w:val="00DB68D0"/>
    <w:rsid w:val="00DC0858"/>
    <w:rsid w:val="00DC78B4"/>
    <w:rsid w:val="00DD0EA6"/>
    <w:rsid w:val="00DD3D1C"/>
    <w:rsid w:val="00DD5192"/>
    <w:rsid w:val="00DD5CDB"/>
    <w:rsid w:val="00DD6CB7"/>
    <w:rsid w:val="00DD7A1C"/>
    <w:rsid w:val="00DE32A0"/>
    <w:rsid w:val="00DE46B6"/>
    <w:rsid w:val="00DE54B5"/>
    <w:rsid w:val="00DF3BC2"/>
    <w:rsid w:val="00DF7A61"/>
    <w:rsid w:val="00E034EB"/>
    <w:rsid w:val="00E13DB3"/>
    <w:rsid w:val="00E209CF"/>
    <w:rsid w:val="00E22A7F"/>
    <w:rsid w:val="00E231B9"/>
    <w:rsid w:val="00E262F1"/>
    <w:rsid w:val="00E27714"/>
    <w:rsid w:val="00E33065"/>
    <w:rsid w:val="00E418CD"/>
    <w:rsid w:val="00E53897"/>
    <w:rsid w:val="00E6156E"/>
    <w:rsid w:val="00E66A1F"/>
    <w:rsid w:val="00E66D43"/>
    <w:rsid w:val="00E71373"/>
    <w:rsid w:val="00E71EA9"/>
    <w:rsid w:val="00E750B4"/>
    <w:rsid w:val="00E7594A"/>
    <w:rsid w:val="00E75F14"/>
    <w:rsid w:val="00E77C08"/>
    <w:rsid w:val="00E81CF8"/>
    <w:rsid w:val="00E83724"/>
    <w:rsid w:val="00E84E78"/>
    <w:rsid w:val="00E86F38"/>
    <w:rsid w:val="00E921E6"/>
    <w:rsid w:val="00E95EB1"/>
    <w:rsid w:val="00EA31FF"/>
    <w:rsid w:val="00EA36AF"/>
    <w:rsid w:val="00EB59AD"/>
    <w:rsid w:val="00EC1BAB"/>
    <w:rsid w:val="00EC24AA"/>
    <w:rsid w:val="00EC2E0A"/>
    <w:rsid w:val="00EC6BDD"/>
    <w:rsid w:val="00EC755D"/>
    <w:rsid w:val="00ED15FB"/>
    <w:rsid w:val="00ED22D7"/>
    <w:rsid w:val="00ED3E6E"/>
    <w:rsid w:val="00ED74EE"/>
    <w:rsid w:val="00EE186F"/>
    <w:rsid w:val="00EE4197"/>
    <w:rsid w:val="00EF19CB"/>
    <w:rsid w:val="00EF4091"/>
    <w:rsid w:val="00EF6DAF"/>
    <w:rsid w:val="00F00C8D"/>
    <w:rsid w:val="00F00EF9"/>
    <w:rsid w:val="00F0384E"/>
    <w:rsid w:val="00F06392"/>
    <w:rsid w:val="00F12AE6"/>
    <w:rsid w:val="00F15B81"/>
    <w:rsid w:val="00F16BF6"/>
    <w:rsid w:val="00F2133F"/>
    <w:rsid w:val="00F21DEE"/>
    <w:rsid w:val="00F23AA3"/>
    <w:rsid w:val="00F2536E"/>
    <w:rsid w:val="00F35652"/>
    <w:rsid w:val="00F36BBF"/>
    <w:rsid w:val="00F421F0"/>
    <w:rsid w:val="00F43340"/>
    <w:rsid w:val="00F456B4"/>
    <w:rsid w:val="00F45F07"/>
    <w:rsid w:val="00F63448"/>
    <w:rsid w:val="00F65766"/>
    <w:rsid w:val="00F7188F"/>
    <w:rsid w:val="00F734C1"/>
    <w:rsid w:val="00F77056"/>
    <w:rsid w:val="00F8214A"/>
    <w:rsid w:val="00F82534"/>
    <w:rsid w:val="00F92A12"/>
    <w:rsid w:val="00F949ED"/>
    <w:rsid w:val="00F95B04"/>
    <w:rsid w:val="00FA2532"/>
    <w:rsid w:val="00FA4E70"/>
    <w:rsid w:val="00FA6451"/>
    <w:rsid w:val="00FA6CAB"/>
    <w:rsid w:val="00FA7B3D"/>
    <w:rsid w:val="00FB00DA"/>
    <w:rsid w:val="00FB079E"/>
    <w:rsid w:val="00FB4059"/>
    <w:rsid w:val="00FD18A0"/>
    <w:rsid w:val="00FD321D"/>
    <w:rsid w:val="00FD457B"/>
    <w:rsid w:val="00FE1278"/>
    <w:rsid w:val="00FE2736"/>
    <w:rsid w:val="00FF4712"/>
    <w:rsid w:val="19DC272D"/>
    <w:rsid w:val="4BFC0FC1"/>
    <w:rsid w:val="675351BB"/>
    <w:rsid w:val="678855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44C6FD"/>
  <w15:docId w15:val="{F1AC779D-1720-4294-B4E3-DAE69997E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unhideWhenUsed="1"/>
    <w:lsdException w:name="footnote text" w:semiHidden="1" w:unhideWhenUsed="1"/>
    <w:lsdException w:name="annotation text" w:semiHidden="1" w:uiPriority="99"/>
    <w:lsdException w:name="footer" w:uiPriority="99"/>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Indent 2" w:semiHidden="1" w:unhideWhenUsed="1"/>
    <w:lsdException w:name="Body Text Indent 3" w:semiHidden="1" w:unhideWhenUsed="1"/>
    <w:lsdException w:name="Block Text" w:semiHidden="1" w:unhideWhenUsed="1"/>
    <w:lsdException w:name="Hyperlink" w:uiPriority="99"/>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lang w:eastAsia="en-US"/>
    </w:rPr>
  </w:style>
  <w:style w:type="paragraph" w:styleId="1">
    <w:name w:val="heading 1"/>
    <w:basedOn w:val="a"/>
    <w:next w:val="a"/>
    <w:link w:val="10"/>
    <w:qFormat/>
    <w:pPr>
      <w:keepNext/>
      <w:shd w:val="clear" w:color="auto" w:fill="E6E6E6"/>
      <w:ind w:left="-720"/>
      <w:outlineLvl w:val="0"/>
    </w:pPr>
    <w:rPr>
      <w:rFonts w:ascii="Arial" w:hAnsi="Arial"/>
      <w:b/>
      <w:bCs/>
      <w:color w:val="244061" w:themeColor="accent1" w:themeShade="80"/>
      <w:sz w:val="28"/>
    </w:rPr>
  </w:style>
  <w:style w:type="paragraph" w:styleId="2">
    <w:name w:val="heading 2"/>
    <w:basedOn w:val="a"/>
    <w:next w:val="a"/>
    <w:qFormat/>
    <w:pPr>
      <w:keepNext/>
      <w:numPr>
        <w:ilvl w:val="1"/>
        <w:numId w:val="1"/>
      </w:numPr>
      <w:ind w:right="72"/>
      <w:outlineLvl w:val="1"/>
    </w:pPr>
    <w:rPr>
      <w:rFonts w:ascii="Arial" w:hAnsi="Arial"/>
      <w:b/>
      <w:iCs/>
      <w:color w:val="365F91" w:themeColor="accent1" w:themeShade="BF"/>
    </w:rPr>
  </w:style>
  <w:style w:type="paragraph" w:styleId="3">
    <w:name w:val="heading 3"/>
    <w:basedOn w:val="a"/>
    <w:next w:val="a"/>
    <w:qFormat/>
    <w:pPr>
      <w:keepNext/>
      <w:numPr>
        <w:ilvl w:val="2"/>
        <w:numId w:val="1"/>
      </w:numPr>
      <w:ind w:right="-720"/>
      <w:outlineLvl w:val="2"/>
    </w:pPr>
    <w:rPr>
      <w:i/>
      <w:iCs/>
      <w:sz w:val="22"/>
    </w:rPr>
  </w:style>
  <w:style w:type="paragraph" w:styleId="4">
    <w:name w:val="heading 4"/>
    <w:basedOn w:val="a"/>
    <w:next w:val="a"/>
    <w:qFormat/>
    <w:pPr>
      <w:keepNext/>
      <w:numPr>
        <w:ilvl w:val="3"/>
        <w:numId w:val="1"/>
      </w:numPr>
      <w:spacing w:before="120"/>
      <w:jc w:val="center"/>
      <w:outlineLvl w:val="3"/>
    </w:pPr>
    <w:rPr>
      <w:rFonts w:ascii="Helvetica" w:hAnsi="Helvetica"/>
      <w:b/>
      <w:szCs w:val="20"/>
    </w:rPr>
  </w:style>
  <w:style w:type="paragraph" w:styleId="5">
    <w:name w:val="heading 5"/>
    <w:basedOn w:val="a"/>
    <w:next w:val="a"/>
    <w:qFormat/>
    <w:pPr>
      <w:keepNext/>
      <w:numPr>
        <w:ilvl w:val="4"/>
        <w:numId w:val="1"/>
      </w:numPr>
      <w:ind w:right="-720"/>
      <w:outlineLvl w:val="4"/>
    </w:pPr>
    <w:rPr>
      <w:i/>
      <w:iCs/>
      <w:sz w:val="22"/>
    </w:rPr>
  </w:style>
  <w:style w:type="paragraph" w:styleId="6">
    <w:name w:val="heading 6"/>
    <w:basedOn w:val="a"/>
    <w:next w:val="a"/>
    <w:qFormat/>
    <w:pPr>
      <w:keepNext/>
      <w:numPr>
        <w:ilvl w:val="5"/>
        <w:numId w:val="1"/>
      </w:numPr>
      <w:ind w:right="-720"/>
      <w:outlineLvl w:val="5"/>
    </w:pPr>
    <w:rPr>
      <w:rFonts w:ascii="Helvetica" w:hAnsi="Helvetica"/>
      <w:i/>
      <w:iCs/>
      <w:sz w:val="22"/>
    </w:rPr>
  </w:style>
  <w:style w:type="paragraph" w:styleId="7">
    <w:name w:val="heading 7"/>
    <w:basedOn w:val="a"/>
    <w:next w:val="a"/>
    <w:qFormat/>
    <w:pPr>
      <w:keepNext/>
      <w:numPr>
        <w:ilvl w:val="6"/>
        <w:numId w:val="1"/>
      </w:numPr>
      <w:ind w:right="-360"/>
      <w:outlineLvl w:val="6"/>
    </w:pPr>
    <w:rPr>
      <w:rFonts w:ascii="Helvetica" w:hAnsi="Helvetica"/>
      <w:i/>
      <w:iCs/>
      <w:sz w:val="20"/>
    </w:rPr>
  </w:style>
  <w:style w:type="paragraph" w:styleId="8">
    <w:name w:val="heading 8"/>
    <w:basedOn w:val="a"/>
    <w:next w:val="a"/>
    <w:qFormat/>
    <w:pPr>
      <w:numPr>
        <w:ilvl w:val="7"/>
        <w:numId w:val="1"/>
      </w:numPr>
      <w:spacing w:before="240" w:after="60"/>
      <w:outlineLvl w:val="7"/>
    </w:pPr>
    <w:rPr>
      <w:i/>
      <w:iCs/>
    </w:rPr>
  </w:style>
  <w:style w:type="paragraph" w:styleId="9">
    <w:name w:val="heading 9"/>
    <w:basedOn w:val="a"/>
    <w:next w:val="a"/>
    <w:qFormat/>
    <w:pPr>
      <w:numPr>
        <w:ilvl w:val="8"/>
        <w:numId w:val="1"/>
      </w:num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semiHidden/>
    <w:pPr>
      <w:ind w:left="1440"/>
    </w:pPr>
  </w:style>
  <w:style w:type="paragraph" w:styleId="a3">
    <w:name w:val="annotation text"/>
    <w:basedOn w:val="a"/>
    <w:link w:val="a4"/>
    <w:uiPriority w:val="99"/>
    <w:semiHidden/>
    <w:rPr>
      <w:sz w:val="20"/>
      <w:szCs w:val="20"/>
    </w:rPr>
  </w:style>
  <w:style w:type="paragraph" w:styleId="30">
    <w:name w:val="Body Text 3"/>
    <w:basedOn w:val="a"/>
    <w:pPr>
      <w:ind w:right="-360"/>
    </w:pPr>
    <w:rPr>
      <w:rFonts w:ascii="Helvetica" w:hAnsi="Helvetica"/>
      <w:i/>
      <w:iCs/>
    </w:rPr>
  </w:style>
  <w:style w:type="paragraph" w:styleId="a5">
    <w:name w:val="Body Text"/>
    <w:basedOn w:val="a"/>
    <w:link w:val="a6"/>
    <w:pPr>
      <w:spacing w:before="120" w:after="120"/>
    </w:pPr>
  </w:style>
  <w:style w:type="paragraph" w:styleId="a7">
    <w:name w:val="Body Text Indent"/>
    <w:basedOn w:val="a"/>
    <w:pPr>
      <w:spacing w:after="120"/>
      <w:ind w:left="360"/>
    </w:pPr>
  </w:style>
  <w:style w:type="paragraph" w:styleId="TOC5">
    <w:name w:val="toc 5"/>
    <w:basedOn w:val="a"/>
    <w:next w:val="a"/>
    <w:autoRedefine/>
    <w:semiHidden/>
    <w:pPr>
      <w:ind w:left="960"/>
    </w:pPr>
  </w:style>
  <w:style w:type="paragraph" w:styleId="TOC3">
    <w:name w:val="toc 3"/>
    <w:basedOn w:val="a"/>
    <w:next w:val="a"/>
    <w:autoRedefine/>
    <w:semiHidden/>
    <w:pPr>
      <w:ind w:left="480"/>
    </w:pPr>
  </w:style>
  <w:style w:type="paragraph" w:styleId="TOC8">
    <w:name w:val="toc 8"/>
    <w:basedOn w:val="a"/>
    <w:next w:val="a"/>
    <w:autoRedefine/>
    <w:semiHidden/>
    <w:pPr>
      <w:ind w:left="1680"/>
    </w:pPr>
  </w:style>
  <w:style w:type="paragraph" w:styleId="a8">
    <w:name w:val="Balloon Text"/>
    <w:basedOn w:val="a"/>
    <w:semiHidden/>
    <w:rPr>
      <w:rFonts w:ascii="Tahoma" w:hAnsi="Tahoma" w:cs="Tahoma"/>
      <w:sz w:val="16"/>
      <w:szCs w:val="16"/>
    </w:rPr>
  </w:style>
  <w:style w:type="paragraph" w:styleId="a9">
    <w:name w:val="footer"/>
    <w:basedOn w:val="a"/>
    <w:link w:val="aa"/>
    <w:uiPriority w:val="99"/>
    <w:pPr>
      <w:tabs>
        <w:tab w:val="center" w:pos="4320"/>
        <w:tab w:val="right" w:pos="8640"/>
      </w:tabs>
    </w:pPr>
  </w:style>
  <w:style w:type="paragraph" w:styleId="ab">
    <w:name w:val="header"/>
    <w:basedOn w:val="a"/>
    <w:link w:val="ac"/>
    <w:pPr>
      <w:tabs>
        <w:tab w:val="center" w:pos="4320"/>
        <w:tab w:val="right" w:pos="8640"/>
      </w:tabs>
    </w:pPr>
  </w:style>
  <w:style w:type="paragraph" w:styleId="TOC1">
    <w:name w:val="toc 1"/>
    <w:basedOn w:val="a"/>
    <w:next w:val="a"/>
    <w:autoRedefine/>
    <w:uiPriority w:val="39"/>
    <w:pPr>
      <w:tabs>
        <w:tab w:val="left" w:pos="720"/>
        <w:tab w:val="right" w:leader="dot" w:pos="10080"/>
      </w:tabs>
    </w:pPr>
    <w:rPr>
      <w:rFonts w:ascii="Helvetica" w:hAnsi="Helvetica"/>
    </w:rPr>
  </w:style>
  <w:style w:type="paragraph" w:styleId="TOC4">
    <w:name w:val="toc 4"/>
    <w:basedOn w:val="a"/>
    <w:next w:val="a"/>
    <w:autoRedefine/>
    <w:semiHidden/>
    <w:pPr>
      <w:ind w:left="720"/>
    </w:pPr>
  </w:style>
  <w:style w:type="paragraph" w:styleId="TOC6">
    <w:name w:val="toc 6"/>
    <w:basedOn w:val="a"/>
    <w:next w:val="a"/>
    <w:autoRedefine/>
    <w:semiHidden/>
    <w:pPr>
      <w:ind w:left="1200"/>
    </w:pPr>
  </w:style>
  <w:style w:type="paragraph" w:styleId="TOC2">
    <w:name w:val="toc 2"/>
    <w:basedOn w:val="a"/>
    <w:next w:val="a"/>
    <w:autoRedefine/>
    <w:uiPriority w:val="39"/>
    <w:pPr>
      <w:tabs>
        <w:tab w:val="left" w:pos="1440"/>
        <w:tab w:val="right" w:leader="dot" w:pos="10080"/>
      </w:tabs>
      <w:ind w:left="720"/>
    </w:pPr>
    <w:rPr>
      <w:rFonts w:cs="Arial"/>
      <w:szCs w:val="22"/>
    </w:rPr>
  </w:style>
  <w:style w:type="paragraph" w:styleId="TOC9">
    <w:name w:val="toc 9"/>
    <w:basedOn w:val="a"/>
    <w:next w:val="a"/>
    <w:autoRedefine/>
    <w:semiHidden/>
    <w:pPr>
      <w:ind w:left="1920"/>
    </w:pPr>
  </w:style>
  <w:style w:type="paragraph" w:styleId="ad">
    <w:name w:val="Normal (Web)"/>
    <w:basedOn w:val="a"/>
    <w:uiPriority w:val="99"/>
    <w:pPr>
      <w:spacing w:before="100" w:beforeAutospacing="1" w:after="100" w:afterAutospacing="1"/>
    </w:pPr>
  </w:style>
  <w:style w:type="paragraph" w:styleId="ae">
    <w:name w:val="annotation subject"/>
    <w:basedOn w:val="a3"/>
    <w:next w:val="a3"/>
    <w:semiHidden/>
    <w:rPr>
      <w:b/>
      <w:bCs/>
    </w:rPr>
  </w:style>
  <w:style w:type="table" w:styleId="af">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0"/>
    <w:qFormat/>
    <w:rPr>
      <w:b/>
      <w:bCs/>
      <w:sz w:val="18"/>
      <w:szCs w:val="18"/>
    </w:rPr>
  </w:style>
  <w:style w:type="character" w:styleId="af1">
    <w:name w:val="page number"/>
    <w:basedOn w:val="a0"/>
  </w:style>
  <w:style w:type="character" w:styleId="af2">
    <w:name w:val="FollowedHyperlink"/>
    <w:basedOn w:val="a0"/>
    <w:rPr>
      <w:color w:val="800080"/>
      <w:u w:val="single"/>
    </w:rPr>
  </w:style>
  <w:style w:type="character" w:styleId="af3">
    <w:name w:val="Hyperlink"/>
    <w:basedOn w:val="a0"/>
    <w:uiPriority w:val="99"/>
    <w:rPr>
      <w:color w:val="0000FF"/>
      <w:u w:val="single"/>
    </w:rPr>
  </w:style>
  <w:style w:type="character" w:styleId="af4">
    <w:name w:val="annotation reference"/>
    <w:basedOn w:val="a0"/>
    <w:uiPriority w:val="99"/>
    <w:semiHidden/>
    <w:rPr>
      <w:sz w:val="16"/>
      <w:szCs w:val="16"/>
    </w:rPr>
  </w:style>
  <w:style w:type="character" w:customStyle="1" w:styleId="InstructionsChar">
    <w:name w:val="Instructions Char"/>
    <w:basedOn w:val="a0"/>
    <w:link w:val="Instructions"/>
    <w:rPr>
      <w:rFonts w:ascii="Arial" w:hAnsi="Arial"/>
      <w:i/>
      <w:color w:val="3366FF"/>
      <w:szCs w:val="24"/>
    </w:rPr>
  </w:style>
  <w:style w:type="paragraph" w:customStyle="1" w:styleId="Instructions">
    <w:name w:val="Instructions"/>
    <w:basedOn w:val="a"/>
    <w:link w:val="InstructionsChar"/>
    <w:rPr>
      <w:rFonts w:ascii="Arial" w:hAnsi="Arial"/>
      <w:i/>
      <w:color w:val="3366FF"/>
      <w:sz w:val="20"/>
    </w:rPr>
  </w:style>
  <w:style w:type="paragraph" w:customStyle="1" w:styleId="BulletedTableText">
    <w:name w:val="Bulleted Table Text"/>
    <w:basedOn w:val="TableText"/>
    <w:pPr>
      <w:numPr>
        <w:numId w:val="2"/>
      </w:numPr>
    </w:pPr>
  </w:style>
  <w:style w:type="paragraph" w:customStyle="1" w:styleId="TableText">
    <w:name w:val="TableText"/>
    <w:basedOn w:val="a"/>
    <w:link w:val="TableTextChar"/>
    <w:pPr>
      <w:tabs>
        <w:tab w:val="left" w:pos="2052"/>
      </w:tabs>
      <w:ind w:right="72"/>
    </w:pPr>
  </w:style>
  <w:style w:type="paragraph" w:customStyle="1" w:styleId="FeatureNumbers">
    <w:name w:val="FeatureNumbers"/>
    <w:basedOn w:val="a"/>
    <w:pPr>
      <w:numPr>
        <w:numId w:val="3"/>
      </w:numPr>
    </w:pPr>
  </w:style>
  <w:style w:type="paragraph" w:customStyle="1" w:styleId="IntroHeading">
    <w:name w:val="IntroHeading"/>
    <w:basedOn w:val="1"/>
    <w:pPr>
      <w:spacing w:before="120" w:after="120"/>
      <w:ind w:left="0"/>
    </w:pPr>
    <w:rPr>
      <w:rFonts w:ascii="Helvetica" w:hAnsi="Helvetica"/>
    </w:rPr>
  </w:style>
  <w:style w:type="paragraph" w:customStyle="1" w:styleId="TableHeader">
    <w:name w:val="Table Header"/>
    <w:basedOn w:val="a"/>
    <w:rPr>
      <w:rFonts w:ascii="Helvetica" w:hAnsi="Helvetica" w:cs="Arial"/>
      <w:b/>
      <w:bCs/>
      <w:szCs w:val="20"/>
    </w:rPr>
  </w:style>
  <w:style w:type="paragraph" w:customStyle="1" w:styleId="xl24">
    <w:name w:val="xl24"/>
    <w:basedOn w:val="a"/>
    <w:pPr>
      <w:spacing w:before="100" w:beforeAutospacing="1" w:after="100" w:afterAutospacing="1"/>
    </w:pPr>
    <w:rPr>
      <w:rFonts w:ascii="Arial" w:eastAsia="Arial Unicode MS" w:hAnsi="Arial" w:cs="Arial"/>
      <w:b/>
      <w:bCs/>
    </w:rPr>
  </w:style>
  <w:style w:type="paragraph" w:customStyle="1" w:styleId="xl25">
    <w:name w:val="xl25"/>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Unicode MS" w:eastAsia="Arial Unicode MS" w:hAnsi="Arial Unicode MS" w:cs="Arial Unicode MS"/>
    </w:rPr>
  </w:style>
  <w:style w:type="paragraph" w:customStyle="1" w:styleId="xl26">
    <w:name w:val="xl26"/>
    <w:basedOn w:val="a"/>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textAlignment w:val="top"/>
    </w:pPr>
    <w:rPr>
      <w:rFonts w:ascii="Arial Unicode MS" w:eastAsia="Arial Unicode MS" w:hAnsi="Arial Unicode MS" w:cs="Arial Unicode MS"/>
    </w:rPr>
  </w:style>
  <w:style w:type="paragraph" w:customStyle="1" w:styleId="xl27">
    <w:name w:val="xl27"/>
    <w:basedOn w:val="a"/>
    <w:pPr>
      <w:spacing w:before="100" w:beforeAutospacing="1" w:after="100" w:afterAutospacing="1"/>
      <w:jc w:val="center"/>
    </w:pPr>
    <w:rPr>
      <w:rFonts w:ascii="Arial Unicode MS" w:eastAsia="Arial Unicode MS" w:hAnsi="Arial Unicode MS" w:cs="Arial Unicode MS"/>
    </w:rPr>
  </w:style>
  <w:style w:type="paragraph" w:customStyle="1" w:styleId="xl28">
    <w:name w:val="xl28"/>
    <w:basedOn w:val="a"/>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top"/>
    </w:pPr>
    <w:rPr>
      <w:rFonts w:ascii="Arial Unicode MS" w:eastAsia="Arial Unicode MS" w:hAnsi="Arial Unicode MS" w:cs="Arial Unicode MS"/>
    </w:rPr>
  </w:style>
  <w:style w:type="character" w:customStyle="1" w:styleId="TableTextChar">
    <w:name w:val="TableText Char"/>
    <w:basedOn w:val="a0"/>
    <w:link w:val="TableText"/>
    <w:rPr>
      <w:sz w:val="24"/>
      <w:szCs w:val="24"/>
      <w:lang w:val="en-US" w:eastAsia="en-US" w:bidi="ar-SA"/>
    </w:rPr>
  </w:style>
  <w:style w:type="paragraph" w:customStyle="1" w:styleId="DocHeading">
    <w:name w:val="Doc Heading"/>
    <w:basedOn w:val="1"/>
    <w:next w:val="DocHeading2"/>
    <w:link w:val="DocHeadingChar"/>
    <w:pPr>
      <w:pageBreakBefore/>
      <w:numPr>
        <w:numId w:val="1"/>
      </w:numPr>
    </w:pPr>
    <w:rPr>
      <w:rFonts w:ascii="Helvetica" w:hAnsi="Helvetica"/>
    </w:rPr>
  </w:style>
  <w:style w:type="paragraph" w:customStyle="1" w:styleId="DocHeading2">
    <w:name w:val="Doc Heading 2"/>
    <w:basedOn w:val="2"/>
    <w:pPr>
      <w:spacing w:before="240" w:after="120"/>
      <w:ind w:right="0"/>
    </w:pPr>
    <w:rPr>
      <w:rFonts w:cs="Arial"/>
    </w:rPr>
  </w:style>
  <w:style w:type="paragraph" w:customStyle="1" w:styleId="DocHeading3">
    <w:name w:val="Doc Heading 3"/>
    <w:basedOn w:val="3"/>
    <w:pPr>
      <w:ind w:right="0"/>
    </w:pPr>
    <w:rPr>
      <w:b/>
    </w:rPr>
  </w:style>
  <w:style w:type="character" w:customStyle="1" w:styleId="a6">
    <w:name w:val="正文文本 字符"/>
    <w:basedOn w:val="a0"/>
    <w:link w:val="a5"/>
    <w:rPr>
      <w:sz w:val="24"/>
      <w:szCs w:val="24"/>
      <w:lang w:val="en-US" w:eastAsia="en-US" w:bidi="ar-SA"/>
    </w:rPr>
  </w:style>
  <w:style w:type="paragraph" w:customStyle="1" w:styleId="PerformanceNumbers">
    <w:name w:val="PerformanceNumbers"/>
    <w:basedOn w:val="FeatureNumbers"/>
    <w:pPr>
      <w:numPr>
        <w:numId w:val="4"/>
      </w:numPr>
    </w:pPr>
  </w:style>
  <w:style w:type="paragraph" w:customStyle="1" w:styleId="QualityNumbers">
    <w:name w:val="Quality Numbers"/>
    <w:basedOn w:val="FeatureNumbers"/>
    <w:pPr>
      <w:numPr>
        <w:numId w:val="5"/>
      </w:numPr>
    </w:pPr>
  </w:style>
  <w:style w:type="paragraph" w:customStyle="1" w:styleId="EnvironmentNumbers">
    <w:name w:val="EnvironmentNumbers"/>
    <w:basedOn w:val="FeatureNumbers"/>
    <w:pPr>
      <w:numPr>
        <w:numId w:val="6"/>
      </w:numPr>
    </w:pPr>
  </w:style>
  <w:style w:type="paragraph" w:customStyle="1" w:styleId="Indent1">
    <w:name w:val="Indent 1"/>
    <w:basedOn w:val="a"/>
    <w:link w:val="Indent1Char"/>
    <w:pPr>
      <w:spacing w:before="240" w:after="120"/>
      <w:ind w:left="1080"/>
    </w:pPr>
    <w:rPr>
      <w:rFonts w:ascii="Arial" w:hAnsi="Arial" w:cs="Arial"/>
      <w:sz w:val="20"/>
      <w:szCs w:val="20"/>
    </w:rPr>
  </w:style>
  <w:style w:type="character" w:customStyle="1" w:styleId="Indent1Char">
    <w:name w:val="Indent 1 Char"/>
    <w:basedOn w:val="a0"/>
    <w:link w:val="Indent1"/>
    <w:rPr>
      <w:rFonts w:ascii="Arial" w:hAnsi="Arial" w:cs="Arial"/>
      <w:lang w:val="en-US" w:eastAsia="en-US" w:bidi="ar-SA"/>
    </w:rPr>
  </w:style>
  <w:style w:type="character" w:customStyle="1" w:styleId="CharChar">
    <w:name w:val="Char Char"/>
    <w:basedOn w:val="a0"/>
    <w:rPr>
      <w:sz w:val="24"/>
      <w:szCs w:val="24"/>
      <w:lang w:val="en-US" w:eastAsia="en-US" w:bidi="ar-SA"/>
    </w:rPr>
  </w:style>
  <w:style w:type="paragraph" w:customStyle="1" w:styleId="Bullet">
    <w:name w:val="Bullet"/>
    <w:basedOn w:val="a"/>
    <w:pPr>
      <w:numPr>
        <w:numId w:val="7"/>
      </w:numPr>
    </w:pPr>
  </w:style>
  <w:style w:type="character" w:customStyle="1" w:styleId="10">
    <w:name w:val="标题 1 字符"/>
    <w:basedOn w:val="a0"/>
    <w:link w:val="1"/>
    <w:rPr>
      <w:rFonts w:ascii="Arial" w:hAnsi="Arial"/>
      <w:b/>
      <w:bCs/>
      <w:color w:val="244061" w:themeColor="accent1" w:themeShade="80"/>
      <w:sz w:val="28"/>
      <w:szCs w:val="24"/>
      <w:shd w:val="clear" w:color="auto" w:fill="E6E6E6"/>
    </w:rPr>
  </w:style>
  <w:style w:type="character" w:customStyle="1" w:styleId="DocHeadingChar">
    <w:name w:val="Doc Heading Char"/>
    <w:basedOn w:val="10"/>
    <w:link w:val="DocHeading"/>
    <w:rPr>
      <w:rFonts w:ascii="Helvetica" w:hAnsi="Helvetica"/>
      <w:b/>
      <w:bCs/>
      <w:color w:val="244061" w:themeColor="accent1" w:themeShade="80"/>
      <w:sz w:val="28"/>
      <w:szCs w:val="24"/>
      <w:shd w:val="clear" w:color="auto" w:fill="E6E6E6"/>
    </w:rPr>
  </w:style>
  <w:style w:type="paragraph" w:customStyle="1" w:styleId="StyleInstructionsItalic">
    <w:name w:val="Style Instructions + Italic"/>
    <w:basedOn w:val="Instructions"/>
    <w:rPr>
      <w:i w:val="0"/>
      <w:iCs/>
    </w:rPr>
  </w:style>
  <w:style w:type="paragraph" w:customStyle="1" w:styleId="IndexBase">
    <w:name w:val="Index Base"/>
    <w:basedOn w:val="a"/>
    <w:pPr>
      <w:spacing w:line="220" w:lineRule="atLeast"/>
      <w:ind w:left="360"/>
    </w:pPr>
    <w:rPr>
      <w:sz w:val="20"/>
      <w:szCs w:val="20"/>
    </w:rPr>
  </w:style>
  <w:style w:type="character" w:customStyle="1" w:styleId="aa">
    <w:name w:val="页脚 字符"/>
    <w:basedOn w:val="a0"/>
    <w:link w:val="a9"/>
    <w:uiPriority w:val="99"/>
    <w:rPr>
      <w:sz w:val="24"/>
      <w:szCs w:val="24"/>
    </w:rPr>
  </w:style>
  <w:style w:type="paragraph" w:customStyle="1" w:styleId="PM2H1">
    <w:name w:val="PM2 H1"/>
    <w:basedOn w:val="1"/>
    <w:link w:val="PM2H1Char"/>
    <w:qFormat/>
    <w:pPr>
      <w:spacing w:after="240"/>
      <w:ind w:left="0"/>
    </w:pPr>
  </w:style>
  <w:style w:type="character" w:customStyle="1" w:styleId="PM2H1Char">
    <w:name w:val="PM2 H1 Char"/>
    <w:basedOn w:val="10"/>
    <w:link w:val="PM2H1"/>
    <w:rPr>
      <w:rFonts w:ascii="Arial" w:hAnsi="Arial"/>
      <w:b/>
      <w:bCs/>
      <w:color w:val="244061" w:themeColor="accent1" w:themeShade="80"/>
      <w:sz w:val="28"/>
      <w:szCs w:val="24"/>
      <w:shd w:val="clear" w:color="auto" w:fill="E6E6E6"/>
    </w:rPr>
  </w:style>
  <w:style w:type="paragraph" w:customStyle="1" w:styleId="TOC10">
    <w:name w:val="TOC 标题1"/>
    <w:basedOn w:val="1"/>
    <w:next w:val="a"/>
    <w:uiPriority w:val="39"/>
    <w:semiHidden/>
    <w:unhideWhenUsed/>
    <w:qFormat/>
    <w:pPr>
      <w:keepLines/>
      <w:shd w:val="clear" w:color="auto" w:fill="auto"/>
      <w:spacing w:before="480" w:line="276" w:lineRule="auto"/>
      <w:ind w:left="0"/>
      <w:outlineLvl w:val="9"/>
    </w:pPr>
    <w:rPr>
      <w:rFonts w:asciiTheme="majorHAnsi" w:eastAsiaTheme="majorEastAsia" w:hAnsiTheme="majorHAnsi" w:cstheme="majorBidi"/>
      <w:color w:val="365F91" w:themeColor="accent1" w:themeShade="BF"/>
      <w:szCs w:val="28"/>
    </w:rPr>
  </w:style>
  <w:style w:type="character" w:customStyle="1" w:styleId="ac">
    <w:name w:val="页眉 字符"/>
    <w:basedOn w:val="a0"/>
    <w:link w:val="ab"/>
    <w:rPr>
      <w:sz w:val="24"/>
      <w:szCs w:val="24"/>
    </w:rPr>
  </w:style>
  <w:style w:type="paragraph" w:styleId="af5">
    <w:name w:val="List Paragraph"/>
    <w:basedOn w:val="a"/>
    <w:uiPriority w:val="34"/>
    <w:qFormat/>
    <w:pPr>
      <w:spacing w:after="200" w:line="276" w:lineRule="auto"/>
      <w:ind w:left="720"/>
      <w:contextualSpacing/>
    </w:pPr>
    <w:rPr>
      <w:rFonts w:asciiTheme="minorHAnsi" w:eastAsiaTheme="minorHAnsi" w:hAnsiTheme="minorHAnsi" w:cstheme="minorBidi"/>
      <w:sz w:val="22"/>
      <w:szCs w:val="22"/>
    </w:rPr>
  </w:style>
  <w:style w:type="paragraph" w:customStyle="1" w:styleId="2ndLevelNo">
    <w:name w:val="2nd Level No."/>
    <w:basedOn w:val="TableText"/>
    <w:link w:val="2ndLevelNoChar"/>
    <w:pPr>
      <w:numPr>
        <w:ilvl w:val="1"/>
        <w:numId w:val="8"/>
      </w:numPr>
      <w:tabs>
        <w:tab w:val="clear" w:pos="2052"/>
      </w:tabs>
      <w:ind w:right="0"/>
    </w:pPr>
    <w:rPr>
      <w:rFonts w:ascii="Arial" w:hAnsi="Arial" w:cs="Arial"/>
      <w:sz w:val="20"/>
      <w:szCs w:val="20"/>
    </w:rPr>
  </w:style>
  <w:style w:type="paragraph" w:customStyle="1" w:styleId="1stLevelNo">
    <w:name w:val="1st Level No."/>
    <w:basedOn w:val="TableText"/>
    <w:link w:val="1stLevelNoChar"/>
    <w:qFormat/>
    <w:pPr>
      <w:numPr>
        <w:numId w:val="8"/>
      </w:numPr>
      <w:tabs>
        <w:tab w:val="clear" w:pos="2052"/>
      </w:tabs>
      <w:ind w:right="0"/>
    </w:pPr>
    <w:rPr>
      <w:rFonts w:ascii="Arial" w:hAnsi="Arial" w:cs="Arial"/>
      <w:b/>
      <w:sz w:val="20"/>
      <w:szCs w:val="20"/>
    </w:rPr>
  </w:style>
  <w:style w:type="character" w:customStyle="1" w:styleId="2ndLevelNoChar">
    <w:name w:val="2nd Level No. Char"/>
    <w:basedOn w:val="TableTextChar"/>
    <w:link w:val="2ndLevelNo"/>
    <w:rPr>
      <w:rFonts w:ascii="Arial" w:hAnsi="Arial" w:cs="Arial"/>
      <w:sz w:val="24"/>
      <w:szCs w:val="24"/>
      <w:lang w:val="en-US" w:eastAsia="en-US" w:bidi="ar-SA"/>
    </w:rPr>
  </w:style>
  <w:style w:type="paragraph" w:customStyle="1" w:styleId="3rdLevelNo">
    <w:name w:val="3rd Level No."/>
    <w:basedOn w:val="2ndLevelNo"/>
    <w:link w:val="3rdLevelNoChar"/>
    <w:qFormat/>
    <w:pPr>
      <w:numPr>
        <w:ilvl w:val="2"/>
      </w:numPr>
    </w:pPr>
  </w:style>
  <w:style w:type="character" w:customStyle="1" w:styleId="1stLevelNoChar">
    <w:name w:val="1st Level No. Char"/>
    <w:basedOn w:val="TableTextChar"/>
    <w:link w:val="1stLevelNo"/>
    <w:rPr>
      <w:rFonts w:ascii="Arial" w:hAnsi="Arial" w:cs="Arial"/>
      <w:b/>
      <w:sz w:val="24"/>
      <w:szCs w:val="24"/>
      <w:lang w:val="en-US" w:eastAsia="en-US" w:bidi="ar-SA"/>
    </w:rPr>
  </w:style>
  <w:style w:type="paragraph" w:customStyle="1" w:styleId="2ndLevel">
    <w:name w:val="2nd Level"/>
    <w:basedOn w:val="2ndLevelNo"/>
    <w:link w:val="2ndLevelChar"/>
    <w:qFormat/>
    <w:pPr>
      <w:ind w:left="0" w:firstLine="0"/>
    </w:pPr>
  </w:style>
  <w:style w:type="character" w:customStyle="1" w:styleId="3rdLevelNoChar">
    <w:name w:val="3rd Level No. Char"/>
    <w:basedOn w:val="2ndLevelNoChar"/>
    <w:link w:val="3rdLevelNo"/>
    <w:rPr>
      <w:rFonts w:ascii="Arial" w:hAnsi="Arial" w:cs="Arial"/>
      <w:sz w:val="24"/>
      <w:szCs w:val="24"/>
      <w:lang w:val="en-US" w:eastAsia="en-US" w:bidi="ar-SA"/>
    </w:rPr>
  </w:style>
  <w:style w:type="character" w:customStyle="1" w:styleId="2ndLevelChar">
    <w:name w:val="2nd Level Char"/>
    <w:basedOn w:val="2ndLevelNoChar"/>
    <w:link w:val="2ndLevel"/>
    <w:rPr>
      <w:rFonts w:ascii="Arial" w:hAnsi="Arial" w:cs="Arial"/>
      <w:sz w:val="24"/>
      <w:szCs w:val="24"/>
      <w:lang w:val="en-US" w:eastAsia="en-US" w:bidi="ar-SA"/>
    </w:rPr>
  </w:style>
  <w:style w:type="character" w:customStyle="1" w:styleId="a4">
    <w:name w:val="批注文字 字符"/>
    <w:basedOn w:val="a0"/>
    <w:link w:val="a3"/>
    <w:uiPriority w:val="99"/>
    <w:semiHidden/>
  </w:style>
  <w:style w:type="paragraph" w:styleId="af6">
    <w:name w:val="Revision"/>
    <w:hidden/>
    <w:uiPriority w:val="99"/>
    <w:unhideWhenUsed/>
    <w:rsid w:val="00D5126F"/>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067476">
      <w:bodyDiv w:val="1"/>
      <w:marLeft w:val="0"/>
      <w:marRight w:val="0"/>
      <w:marTop w:val="0"/>
      <w:marBottom w:val="0"/>
      <w:divBdr>
        <w:top w:val="none" w:sz="0" w:space="0" w:color="auto"/>
        <w:left w:val="none" w:sz="0" w:space="0" w:color="auto"/>
        <w:bottom w:val="none" w:sz="0" w:space="0" w:color="auto"/>
        <w:right w:val="none" w:sz="0" w:space="0" w:color="auto"/>
      </w:divBdr>
    </w:div>
    <w:div w:id="1981113451">
      <w:bodyDiv w:val="1"/>
      <w:marLeft w:val="0"/>
      <w:marRight w:val="0"/>
      <w:marTop w:val="0"/>
      <w:marBottom w:val="0"/>
      <w:divBdr>
        <w:top w:val="none" w:sz="0" w:space="0" w:color="auto"/>
        <w:left w:val="none" w:sz="0" w:space="0" w:color="auto"/>
        <w:bottom w:val="none" w:sz="0" w:space="0" w:color="auto"/>
        <w:right w:val="none" w:sz="0" w:space="0" w:color="auto"/>
      </w:divBdr>
      <w:divsChild>
        <w:div w:id="999382376">
          <w:marLeft w:val="547"/>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package" Target="embeddings/Microsoft_Excel_Worksheet.xlsx"/><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18A993B172924289919425D7B5CEC3" ma:contentTypeVersion="12" ma:contentTypeDescription="Create a new document." ma:contentTypeScope="" ma:versionID="3910b038cb99407715f2e38ff3ce4ec8">
  <xsd:schema xmlns:xsd="http://www.w3.org/2001/XMLSchema" xmlns:xs="http://www.w3.org/2001/XMLSchema" xmlns:p="http://schemas.microsoft.com/office/2006/metadata/properties" xmlns:ns2="fbba4556-23a8-4361-8e77-71a3e55ccf96" xmlns:ns3="2ed24959-7fb1-4ecb-82ba-9f27bed17260" targetNamespace="http://schemas.microsoft.com/office/2006/metadata/properties" ma:root="true" ma:fieldsID="cbccb4dbd1f05d978ac543b8348de8a2" ns2:_="" ns3:_="">
    <xsd:import namespace="fbba4556-23a8-4361-8e77-71a3e55ccf96"/>
    <xsd:import namespace="2ed24959-7fb1-4ecb-82ba-9f27bed17260"/>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ba4556-23a8-4361-8e77-71a3e55ccf96"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0531bd7f-c77e-472b-85ba-3ef12d87830a"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ed24959-7fb1-4ecb-82ba-9f27bed17260"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50926b7-399d-4bdc-940b-994539ac41cf}" ma:internalName="TaxCatchAll" ma:showField="CatchAllData" ma:web="2ed24959-7fb1-4ecb-82ba-9f27bed17260">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ed24959-7fb1-4ecb-82ba-9f27bed17260">
      <Value>3</Value>
      <Value>2</Value>
      <Value>1</Value>
    </TaxCatchAll>
    <lcf76f155ced4ddcb4097134ff3c332f xmlns="fbba4556-23a8-4361-8e77-71a3e55ccf96">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1BACEFD-5FA3-43AD-A724-4A49B8888D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ba4556-23a8-4361-8e77-71a3e55ccf96"/>
    <ds:schemaRef ds:uri="2ed24959-7fb1-4ecb-82ba-9f27bed172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10EDD97-61D4-45BF-B71D-9D8A1C30287D}">
  <ds:schemaRefs>
    <ds:schemaRef ds:uri="http://schemas.microsoft.com/office/2006/metadata/properties"/>
    <ds:schemaRef ds:uri="http://schemas.microsoft.com/office/infopath/2007/PartnerControls"/>
    <ds:schemaRef ds:uri="2ed24959-7fb1-4ecb-82ba-9f27bed17260"/>
    <ds:schemaRef ds:uri="fbba4556-23a8-4361-8e77-71a3e55ccf96"/>
  </ds:schemaRefs>
</ds:datastoreItem>
</file>

<file path=customXml/itemProps3.xml><?xml version="1.0" encoding="utf-8"?>
<ds:datastoreItem xmlns:ds="http://schemas.openxmlformats.org/officeDocument/2006/customXml" ds:itemID="{65C818F6-30F1-49D1-83FD-B17614C910B5}">
  <ds:schemaRefs>
    <ds:schemaRef ds:uri="http://schemas.openxmlformats.org/officeDocument/2006/bibliography"/>
  </ds:schemaRefs>
</ds:datastoreItem>
</file>

<file path=customXml/itemProps4.xml><?xml version="1.0" encoding="utf-8"?>
<ds:datastoreItem xmlns:ds="http://schemas.openxmlformats.org/officeDocument/2006/customXml" ds:itemID="{3913A369-13D3-4B79-B63A-A2544B5071B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2148</Words>
  <Characters>12249</Characters>
  <Application>Microsoft Office Word</Application>
  <DocSecurity>0</DocSecurity>
  <Lines>102</Lines>
  <Paragraphs>28</Paragraphs>
  <ScaleCrop>false</ScaleCrop>
  <Company>ISG</Company>
  <LinksUpToDate>false</LinksUpToDate>
  <CharactersWithSpaces>14369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Common LIMS SOR Version of 070513.docx</dc:title>
  <dc:creator>Sscrimger</dc:creator>
  <cp:lastModifiedBy>Liu,Tao (YFI,Liu Tao,Shanghai,CN)</cp:lastModifiedBy>
  <cp:revision>299</cp:revision>
  <cp:lastPrinted>2026-04-23T06:59:00Z</cp:lastPrinted>
  <dcterms:created xsi:type="dcterms:W3CDTF">2021-03-08T17:55:00Z</dcterms:created>
  <dcterms:modified xsi:type="dcterms:W3CDTF">2026-04-23T07:00:00Z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0x0101007518A993B172924289919425D7B5CEC3</vt:lpwstr>
  </property>
  <property fmtid="{D5CDD505-2E9C-101B-9397-08002B2CF9AE}" pid="3" name="JCIBusinessUnit">
    <vt:lpwstr>3;#AE|ee9011cc-bb56-44a2-b85f-f36b57593f57</vt:lpwstr>
  </property>
  <property fmtid="{D5CDD505-2E9C-101B-9397-08002B2CF9AE}" pid="4" name="DataClassificationLevel">
    <vt:lpwstr>1;#Restricted|981cb548-f3c0-4b0d-b76d-fd2fffec147d</vt:lpwstr>
  </property>
  <property fmtid="{D5CDD505-2E9C-101B-9397-08002B2CF9AE}" pid="5" name="JCILocation">
    <vt:lpwstr>2;#N.America|92e64ba3-8c9e-4574-bf76-74791736278c</vt:lpwstr>
  </property>
  <property fmtid="{D5CDD505-2E9C-101B-9397-08002B2CF9AE}" pid="6" name="Topic">
    <vt:lpwstr/>
  </property>
  <property fmtid="{D5CDD505-2E9C-101B-9397-08002B2CF9AE}" pid="7" name="JCILanguage">
    <vt:lpwstr/>
  </property>
  <property fmtid="{D5CDD505-2E9C-101B-9397-08002B2CF9AE}" pid="8" name="eRoomID">
    <vt:lpwstr>0_16dfeb</vt:lpwstr>
  </property>
  <property fmtid="{D5CDD505-2E9C-101B-9397-08002B2CF9AE}" pid="9" name="TaxCatchAll">
    <vt:lpwstr>3;#AE|ee9011cc-bb56-44a2-b85f-f36b57593f57;#2;#N.America|92e64ba3-8c9e-4574-bf76-74791736278c;#1;#Restricted|981cb548-f3c0-4b0d-b76d-fd2fffec147d</vt:lpwstr>
  </property>
  <property fmtid="{D5CDD505-2E9C-101B-9397-08002B2CF9AE}" pid="10" name="TaxKeyword">
    <vt:lpwstr/>
  </property>
  <property fmtid="{D5CDD505-2E9C-101B-9397-08002B2CF9AE}" pid="11" name="KSOTemplateDocerSaveRecord">
    <vt:lpwstr>eyJoZGlkIjoiMmVhYjIwYTFkMDUyN2RmOGI2OTNiMWRjYmY5MjBlYTUiLCJ1c2VySWQiOiIxNjU3MjcwMjM5In0=</vt:lpwstr>
  </property>
  <property fmtid="{D5CDD505-2E9C-101B-9397-08002B2CF9AE}" pid="12" name="KSOProductBuildVer">
    <vt:lpwstr>2052-12.1.0.20784</vt:lpwstr>
  </property>
  <property fmtid="{D5CDD505-2E9C-101B-9397-08002B2CF9AE}" pid="13" name="ICV">
    <vt:lpwstr>A52704829D464DD1B6370F1C6CE80576_12</vt:lpwstr>
  </property>
</Properties>
</file>